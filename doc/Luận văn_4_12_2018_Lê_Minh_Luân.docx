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580"/>
        </w:tabs>
        <w:ind w:firstLine="0"/>
        <w:rPr>
          <w:b/>
          <w:color w:val="auto"/>
          <w:sz w:val="28"/>
        </w:rPr>
      </w:pPr>
      <w:bookmarkStart w:id="0" w:name="_Hlk531404359"/>
      <w:bookmarkEnd w:id="0"/>
      <w:r>
        <w:rPr>
          <w:b/>
          <w:color w:val="auto"/>
          <w:sz w:val="30"/>
          <w:szCs w:val="30"/>
        </w:rPr>
        <mc:AlternateContent>
          <mc:Choice Requires="wpg">
            <w:drawing>
              <wp:anchor distT="0" distB="0" distL="114300" distR="114300" simplePos="0" relativeHeight="251659264" behindDoc="0" locked="0" layoutInCell="1" allowOverlap="1">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ln>
                          </wps:spPr>
                          <wps:txbx>
                            <w:txbxContent>
                              <w:p>
                                <w:pPr>
                                  <w:spacing w:line="259" w:lineRule="auto"/>
                                  <w:ind w:firstLine="0"/>
                                  <w:jc w:val="center"/>
                                </w:pPr>
                                <w:r>
                                  <w:rPr>
                                    <w:rFonts w:eastAsia="Times New Roman"/>
                                    <w:sz w:val="28"/>
                                  </w:rPr>
                                  <w:t>BỘ GIÁO DỤC VÀ ĐÀO TÀO</w:t>
                                </w:r>
                              </w:p>
                              <w:p/>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ln>
                          </wps:spPr>
                          <wps:txbx>
                            <w:txbxContent>
                              <w:p>
                                <w:pPr>
                                  <w:ind w:firstLine="0"/>
                                  <w:jc w:val="center"/>
                                  <w:rPr>
                                    <w:b/>
                                    <w:sz w:val="28"/>
                                    <w:szCs w:val="28"/>
                                  </w:rPr>
                                </w:pPr>
                                <w:r>
                                  <w:rPr>
                                    <w:b/>
                                    <w:sz w:val="28"/>
                                    <w:szCs w:val="28"/>
                                  </w:rPr>
                                  <w:t xml:space="preserve">  TRƯỜNG ĐẠI HỌC CẦN THƠ</w:t>
                                </w:r>
                              </w:p>
                              <w:p>
                                <w:pPr>
                                  <w:ind w:firstLine="0"/>
                                  <w:jc w:val="center"/>
                                  <w:rPr>
                                    <w:b/>
                                    <w:sz w:val="28"/>
                                    <w:szCs w:val="28"/>
                                  </w:rPr>
                                </w:pPr>
                                <w:r>
                                  <w:rPr>
                                    <w:b/>
                                    <w:sz w:val="28"/>
                                    <w:szCs w:val="28"/>
                                  </w:rPr>
                                  <w:t>KHOA CÔNG NGHỆ THÔNG TIN &amp; TRUYỀN THÔNG</w:t>
                                </w:r>
                              </w:p>
                              <w:p>
                                <w:pPr>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ln>
                          </wps:spPr>
                          <wps:txbx>
                            <w:txbxContent>
                              <w:p>
                                <w:pPr>
                                  <w:spacing w:line="259" w:lineRule="auto"/>
                                  <w:ind w:firstLine="0"/>
                                  <w:jc w:val="center"/>
                                  <w:rPr>
                                    <w:rFonts w:eastAsia="Times New Roman"/>
                                    <w:b/>
                                    <w:sz w:val="28"/>
                                    <w:szCs w:val="28"/>
                                  </w:rPr>
                                </w:pPr>
                                <w:r>
                                  <w:rPr>
                                    <w:rFonts w:eastAsia="Times New Roman"/>
                                    <w:b/>
                                    <w:sz w:val="28"/>
                                    <w:szCs w:val="28"/>
                                  </w:rPr>
                                  <w:t>LUẬN VĂN TỐT NGHIỆP ĐẠI HỌC</w:t>
                                </w:r>
                              </w:p>
                              <w:p>
                                <w:pPr>
                                  <w:spacing w:line="259" w:lineRule="auto"/>
                                  <w:ind w:firstLine="0"/>
                                  <w:jc w:val="center"/>
                                  <w:rPr>
                                    <w:rFonts w:eastAsia="Times New Roman"/>
                                    <w:b/>
                                    <w:sz w:val="28"/>
                                    <w:szCs w:val="28"/>
                                  </w:rPr>
                                </w:pPr>
                                <w:r>
                                  <w:rPr>
                                    <w:rFonts w:eastAsia="Times New Roman"/>
                                    <w:b/>
                                    <w:sz w:val="28"/>
                                    <w:szCs w:val="28"/>
                                  </w:rPr>
                                  <w:t>NGÀNH KỸ THUẬT PHẦN MỀM</w:t>
                                </w:r>
                              </w:p>
                              <w:p>
                                <w:pPr>
                                  <w:spacing w:line="259" w:lineRule="auto"/>
                                  <w:ind w:firstLine="0"/>
                                  <w:rPr>
                                    <w:rFonts w:eastAsia="Times New Roman"/>
                                    <w:b/>
                                    <w:sz w:val="28"/>
                                    <w:szCs w:val="28"/>
                                  </w:rPr>
                                </w:pPr>
                              </w:p>
                              <w:p>
                                <w:pPr>
                                  <w:spacing w:line="259" w:lineRule="auto"/>
                                  <w:ind w:firstLine="0"/>
                                  <w:jc w:val="center"/>
                                  <w:rPr>
                                    <w:sz w:val="28"/>
                                    <w:szCs w:val="28"/>
                                  </w:rPr>
                                </w:pPr>
                              </w:p>
                              <w:p>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ln>
                          </wps:spPr>
                          <wps:txbx>
                            <w:txbxContent>
                              <w:p>
                                <w:pPr>
                                  <w:spacing w:after="100" w:afterAutospacing="1"/>
                                  <w:ind w:firstLine="0"/>
                                  <w:jc w:val="center"/>
                                  <w:rPr>
                                    <w:b/>
                                    <w:sz w:val="32"/>
                                    <w:szCs w:val="32"/>
                                  </w:rPr>
                                </w:pPr>
                                <w:r>
                                  <w:rPr>
                                    <w:b/>
                                    <w:sz w:val="32"/>
                                    <w:szCs w:val="32"/>
                                  </w:rPr>
                                  <w:t>Đề tài</w:t>
                                </w:r>
                              </w:p>
                              <w:p>
                                <w:pPr>
                                  <w:spacing w:after="100" w:afterAutospacing="1"/>
                                  <w:ind w:firstLine="0"/>
                                  <w:jc w:val="center"/>
                                  <w:rPr>
                                    <w:b/>
                                    <w:sz w:val="36"/>
                                    <w:szCs w:val="44"/>
                                  </w:rPr>
                                </w:pPr>
                                <w:r>
                                  <w:rPr>
                                    <w:b/>
                                    <w:sz w:val="36"/>
                                    <w:szCs w:val="44"/>
                                  </w:rPr>
                                  <w:t>HỆ THỐNG QUẢN LÝ THI ĐUA TRUNG TÂM CÔNG NGHỆ PHẦN MỀM</w:t>
                                </w:r>
                              </w:p>
                              <w:p>
                                <w:pPr>
                                  <w:spacing w:after="100" w:afterAutospacing="1"/>
                                  <w:ind w:firstLine="0"/>
                                  <w:jc w:val="center"/>
                                  <w:rPr>
                                    <w:b/>
                                    <w:sz w:val="36"/>
                                    <w:szCs w:val="44"/>
                                  </w:rPr>
                                </w:pPr>
                                <w:r>
                                  <w:rPr>
                                    <w:b/>
                                    <w:sz w:val="36"/>
                                    <w:szCs w:val="44"/>
                                  </w:rPr>
                                  <w:t>( CUSC POINT )</w:t>
                                </w:r>
                              </w:p>
                              <w:p>
                                <w:pPr>
                                  <w:spacing w:after="100" w:afterAutospacing="1"/>
                                  <w:ind w:firstLine="0"/>
                                  <w:jc w:val="center"/>
                                  <w:rPr>
                                    <w:b/>
                                    <w:sz w:val="32"/>
                                    <w:szCs w:val="32"/>
                                  </w:rPr>
                                </w:pPr>
                                <w:r>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ln>
                          </wps:spPr>
                          <wps:txbx>
                            <w:txbxContent>
                              <w:p>
                                <w:pPr>
                                  <w:spacing w:line="259" w:lineRule="auto"/>
                                  <w:ind w:firstLine="0"/>
                                  <w:jc w:val="center"/>
                                  <w:rPr>
                                    <w:rFonts w:eastAsia="Times New Roman"/>
                                    <w:szCs w:val="26"/>
                                  </w:rPr>
                                </w:pPr>
                                <w:r>
                                  <w:rPr>
                                    <w:rFonts w:eastAsia="Times New Roman"/>
                                    <w:b/>
                                    <w:szCs w:val="26"/>
                                  </w:rPr>
                                  <w:t xml:space="preserve">Sinh viên thực hiện: </w:t>
                                </w:r>
                                <w:r>
                                  <w:rPr>
                                    <w:rFonts w:eastAsia="Times New Roman"/>
                                    <w:szCs w:val="26"/>
                                  </w:rPr>
                                  <w:t xml:space="preserve"> Lê Minh Luân</w:t>
                                </w:r>
                              </w:p>
                              <w:p>
                                <w:pPr>
                                  <w:spacing w:line="259" w:lineRule="auto"/>
                                  <w:ind w:firstLine="0"/>
                                  <w:jc w:val="center"/>
                                  <w:rPr>
                                    <w:rFonts w:eastAsia="Times New Roman"/>
                                    <w:szCs w:val="26"/>
                                  </w:rPr>
                                </w:pPr>
                                <w:r>
                                  <w:rPr>
                                    <w:rFonts w:eastAsia="Times New Roman"/>
                                    <w:szCs w:val="26"/>
                                  </w:rPr>
                                  <w:t>MSSV: B1400704</w:t>
                                </w:r>
                              </w:p>
                              <w:p>
                                <w:pPr>
                                  <w:spacing w:line="259" w:lineRule="auto"/>
                                  <w:ind w:firstLine="0"/>
                                  <w:jc w:val="center"/>
                                  <w:rPr>
                                    <w:rFonts w:eastAsia="Times New Roman"/>
                                    <w:szCs w:val="26"/>
                                  </w:rPr>
                                </w:pPr>
                                <w:r>
                                  <w:rPr>
                                    <w:rFonts w:eastAsia="Times New Roman"/>
                                    <w:szCs w:val="26"/>
                                  </w:rPr>
                                  <w:t>Khóa:  K40</w:t>
                                </w:r>
                              </w:p>
                              <w:p>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ln>
                          </wps:spPr>
                          <wps:txbx>
                            <w:txbxContent>
                              <w:p>
                                <w:pPr>
                                  <w:spacing w:line="259" w:lineRule="auto"/>
                                  <w:ind w:firstLine="0"/>
                                  <w:rPr>
                                    <w:rFonts w:eastAsia="Times New Roman"/>
                                    <w:szCs w:val="26"/>
                                  </w:rPr>
                                </w:pPr>
                                <w:r>
                                  <w:rPr>
                                    <w:rFonts w:eastAsia="Times New Roman"/>
                                    <w:szCs w:val="26"/>
                                  </w:rPr>
                                  <w:t>Cần Thơ, ngày 30 tháng 11 năm 2018</w:t>
                                </w:r>
                              </w:p>
                              <w:p>
                                <w:pPr>
                                  <w:rPr>
                                    <w:szCs w:val="26"/>
                                  </w:rPr>
                                </w:pP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17pt;margin-top:13.2pt;height:630.75pt;width:403.95pt;z-index:251659264;mso-width-relative:page;mso-height-relative:page;" coordsize="5130165,8010525" o:gfxdata="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">
                <o:lock v:ext="edit" aspectratio="f"/>
                <v:group id="_x0000_s1026" o:spid="_x0000_s1026" o:spt="203" style="position:absolute;left:148855;top:0;height:3161251;width:4841240;" coordsize="4841240,3161251"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971550;top:0;height:383540;width:2887345;" fillcolor="#FFFFFF" filled="t" stroked="t" coordsize="21600,21600" o:gfxdata="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3bMK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line="259" w:lineRule="auto"/>
                            <w:ind w:firstLine="0"/>
                            <w:jc w:val="center"/>
                          </w:pPr>
                          <w:r>
                            <w:rPr>
                              <w:rFonts w:eastAsia="Times New Roman"/>
                              <w:sz w:val="28"/>
                            </w:rPr>
                            <w:t>BỘ GIÁO DỤC VÀ ĐÀO TÀO</w:t>
                          </w:r>
                        </w:p>
                        <w:p/>
                      </w:txbxContent>
                    </v:textbox>
                  </v:shape>
                  <v:shape id="_x0000_s1026" o:spid="_x0000_s1026" o:spt="202" type="#_x0000_t202" style="position:absolute;left:0;top:428625;height:1073150;width:4841240;" fillcolor="#FFFFFF" filled="t" stroked="t" coordsize="21600,21600" o:gfxdata="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mPYZ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ind w:firstLine="0"/>
                            <w:jc w:val="center"/>
                            <w:rPr>
                              <w:b/>
                              <w:sz w:val="28"/>
                              <w:szCs w:val="28"/>
                            </w:rPr>
                          </w:pPr>
                          <w:r>
                            <w:rPr>
                              <w:b/>
                              <w:sz w:val="28"/>
                              <w:szCs w:val="28"/>
                            </w:rPr>
                            <w:t xml:space="preserve">  TRƯỜNG ĐẠI HỌC CẦN THƠ</w:t>
                          </w:r>
                        </w:p>
                        <w:p>
                          <w:pPr>
                            <w:ind w:firstLine="0"/>
                            <w:jc w:val="center"/>
                            <w:rPr>
                              <w:b/>
                              <w:sz w:val="28"/>
                              <w:szCs w:val="28"/>
                            </w:rPr>
                          </w:pPr>
                          <w:r>
                            <w:rPr>
                              <w:b/>
                              <w:sz w:val="28"/>
                              <w:szCs w:val="28"/>
                            </w:rPr>
                            <w:t>KHOA CÔNG NGHỆ THÔNG TIN &amp; TRUYỀN THÔNG</w:t>
                          </w:r>
                        </w:p>
                        <w:p>
                          <w:pPr>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ind w:firstLine="0"/>
                            <w:jc w:val="center"/>
                            <w:rPr>
                              <w:b/>
                            </w:rPr>
                          </w:pPr>
                        </w:p>
                      </w:txbxContent>
                    </v:textbox>
                  </v:shape>
                  <v:shape id="_x0000_s1026" o:spid="_x0000_s1026" o:spt="75" alt="photo" type="#_x0000_t75" style="position:absolute;left:1619250;top:1571846;height:1589405;width:1589405;" filled="f" o:preferrelative="t" stroked="f" coordsize="21600,21600" o:gfxdata="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lnv7gAAADbAAAA&#10;DwAAAAAAAAABACAAAAAiAAAAZHJzL2Rvd25yZXYueG1sUEsBAhQAFAAAAAgAh07iQDMvBZ47AAAA&#10;OQAAABAAAAAAAAAAAQAgAAAABwEAAGRycy9zaGFwZXhtbC54bWxQSwUGAAAAAAYABgBbAQAAsQMA&#10;AAAA&#10;">
                    <v:fill on="f" focussize="0,0"/>
                    <v:stroke on="f"/>
                    <v:imagedata r:id="rId8" o:title=""/>
                    <o:lock v:ext="edit" aspectratio="t"/>
                  </v:shape>
                </v:group>
                <v:group id="_x0000_s1026" o:spid="_x0000_s1026" o:spt="203" style="position:absolute;left:0;top:3423684;height:4586841;width:5130165;" coordorigin="0,127591" coordsize="5130165,4586841"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_x0000_s1026" o:spid="_x0000_s1026" o:spt="202" type="#_x0000_t202" style="position:absolute;left:847725;top:127591;height:758825;width:3488690;" fillcolor="#FFFFFF" filled="t" stroked="t" coordsize="21600,21600" o:gfxdata="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S8fw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line="259" w:lineRule="auto"/>
                            <w:ind w:firstLine="0"/>
                            <w:jc w:val="center"/>
                            <w:rPr>
                              <w:rFonts w:eastAsia="Times New Roman"/>
                              <w:b/>
                              <w:sz w:val="28"/>
                              <w:szCs w:val="28"/>
                            </w:rPr>
                          </w:pPr>
                          <w:r>
                            <w:rPr>
                              <w:rFonts w:eastAsia="Times New Roman"/>
                              <w:b/>
                              <w:sz w:val="28"/>
                              <w:szCs w:val="28"/>
                            </w:rPr>
                            <w:t>LUẬN VĂN TỐT NGHIỆP ĐẠI HỌC</w:t>
                          </w:r>
                        </w:p>
                        <w:p>
                          <w:pPr>
                            <w:spacing w:line="259" w:lineRule="auto"/>
                            <w:ind w:firstLine="0"/>
                            <w:jc w:val="center"/>
                            <w:rPr>
                              <w:rFonts w:eastAsia="Times New Roman"/>
                              <w:b/>
                              <w:sz w:val="28"/>
                              <w:szCs w:val="28"/>
                            </w:rPr>
                          </w:pPr>
                          <w:r>
                            <w:rPr>
                              <w:rFonts w:eastAsia="Times New Roman"/>
                              <w:b/>
                              <w:sz w:val="28"/>
                              <w:szCs w:val="28"/>
                            </w:rPr>
                            <w:t>NGÀNH KỸ THUẬT PHẦN MỀM</w:t>
                          </w:r>
                        </w:p>
                        <w:p>
                          <w:pPr>
                            <w:spacing w:line="259" w:lineRule="auto"/>
                            <w:ind w:firstLine="0"/>
                            <w:rPr>
                              <w:rFonts w:eastAsia="Times New Roman"/>
                              <w:b/>
                              <w:sz w:val="28"/>
                              <w:szCs w:val="28"/>
                            </w:rPr>
                          </w:pPr>
                        </w:p>
                        <w:p>
                          <w:pPr>
                            <w:spacing w:line="259" w:lineRule="auto"/>
                            <w:ind w:firstLine="0"/>
                            <w:jc w:val="center"/>
                            <w:rPr>
                              <w:sz w:val="28"/>
                              <w:szCs w:val="28"/>
                            </w:rPr>
                          </w:pPr>
                        </w:p>
                        <w:p>
                          <w:pPr>
                            <w:rPr>
                              <w:sz w:val="28"/>
                              <w:szCs w:val="28"/>
                            </w:rPr>
                          </w:pPr>
                        </w:p>
                      </w:txbxContent>
                    </v:textbox>
                  </v:shape>
                  <v:shape id="_x0000_s1026" o:spid="_x0000_s1026" o:spt="202" type="#_x0000_t202" style="position:absolute;left:0;top:1050407;height:1939999;width:5130165;" fillcolor="#FFFFFF" filled="t" stroked="t" coordsize="21600,21600" o:gfxdata="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HYmu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after="100" w:afterAutospacing="1"/>
                            <w:ind w:firstLine="0"/>
                            <w:jc w:val="center"/>
                            <w:rPr>
                              <w:b/>
                              <w:sz w:val="32"/>
                              <w:szCs w:val="32"/>
                            </w:rPr>
                          </w:pPr>
                          <w:r>
                            <w:rPr>
                              <w:b/>
                              <w:sz w:val="32"/>
                              <w:szCs w:val="32"/>
                            </w:rPr>
                            <w:t>Đề tài</w:t>
                          </w:r>
                        </w:p>
                        <w:p>
                          <w:pPr>
                            <w:spacing w:after="100" w:afterAutospacing="1"/>
                            <w:ind w:firstLine="0"/>
                            <w:jc w:val="center"/>
                            <w:rPr>
                              <w:b/>
                              <w:sz w:val="36"/>
                              <w:szCs w:val="44"/>
                            </w:rPr>
                          </w:pPr>
                          <w:r>
                            <w:rPr>
                              <w:b/>
                              <w:sz w:val="36"/>
                              <w:szCs w:val="44"/>
                            </w:rPr>
                            <w:t>HỆ THỐNG QUẢN LÝ THI ĐUA TRUNG TÂM CÔNG NGHỆ PHẦN MỀM</w:t>
                          </w:r>
                        </w:p>
                        <w:p>
                          <w:pPr>
                            <w:spacing w:after="100" w:afterAutospacing="1"/>
                            <w:ind w:firstLine="0"/>
                            <w:jc w:val="center"/>
                            <w:rPr>
                              <w:b/>
                              <w:sz w:val="36"/>
                              <w:szCs w:val="44"/>
                            </w:rPr>
                          </w:pPr>
                          <w:r>
                            <w:rPr>
                              <w:b/>
                              <w:sz w:val="36"/>
                              <w:szCs w:val="44"/>
                            </w:rPr>
                            <w:t>( CUSC POINT )</w:t>
                          </w:r>
                        </w:p>
                        <w:p>
                          <w:pPr>
                            <w:spacing w:after="100" w:afterAutospacing="1"/>
                            <w:ind w:firstLine="0"/>
                            <w:jc w:val="center"/>
                            <w:rPr>
                              <w:b/>
                              <w:sz w:val="32"/>
                              <w:szCs w:val="32"/>
                            </w:rPr>
                          </w:pPr>
                          <w:r>
                            <w:rPr>
                              <w:b/>
                              <w:sz w:val="44"/>
                              <w:szCs w:val="44"/>
                            </w:rPr>
                            <w:t xml:space="preserve"> </w:t>
                          </w:r>
                        </w:p>
                      </w:txbxContent>
                    </v:textbox>
                  </v:shape>
                  <v:shape id="_x0000_s1026" o:spid="_x0000_s1026" o:spt="202" type="#_x0000_t202" style="position:absolute;left:554665;top:2894935;height:965835;width:4181475;" fillcolor="#FFFFFF" filled="t" stroked="t" coordsize="21600,21600" o:gfxdata="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1fwc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line="259" w:lineRule="auto"/>
                            <w:ind w:firstLine="0"/>
                            <w:jc w:val="center"/>
                            <w:rPr>
                              <w:rFonts w:eastAsia="Times New Roman"/>
                              <w:szCs w:val="26"/>
                            </w:rPr>
                          </w:pPr>
                          <w:r>
                            <w:rPr>
                              <w:rFonts w:eastAsia="Times New Roman"/>
                              <w:b/>
                              <w:szCs w:val="26"/>
                            </w:rPr>
                            <w:t xml:space="preserve">Sinh viên thực hiện: </w:t>
                          </w:r>
                          <w:r>
                            <w:rPr>
                              <w:rFonts w:eastAsia="Times New Roman"/>
                              <w:szCs w:val="26"/>
                            </w:rPr>
                            <w:t xml:space="preserve"> Lê Minh Luân</w:t>
                          </w:r>
                        </w:p>
                        <w:p>
                          <w:pPr>
                            <w:spacing w:line="259" w:lineRule="auto"/>
                            <w:ind w:firstLine="0"/>
                            <w:jc w:val="center"/>
                            <w:rPr>
                              <w:rFonts w:eastAsia="Times New Roman"/>
                              <w:szCs w:val="26"/>
                            </w:rPr>
                          </w:pPr>
                          <w:r>
                            <w:rPr>
                              <w:rFonts w:eastAsia="Times New Roman"/>
                              <w:szCs w:val="26"/>
                            </w:rPr>
                            <w:t>MSSV: B1400704</w:t>
                          </w:r>
                        </w:p>
                        <w:p>
                          <w:pPr>
                            <w:spacing w:line="259" w:lineRule="auto"/>
                            <w:ind w:firstLine="0"/>
                            <w:jc w:val="center"/>
                            <w:rPr>
                              <w:rFonts w:eastAsia="Times New Roman"/>
                              <w:szCs w:val="26"/>
                            </w:rPr>
                          </w:pPr>
                          <w:r>
                            <w:rPr>
                              <w:rFonts w:eastAsia="Times New Roman"/>
                              <w:szCs w:val="26"/>
                            </w:rPr>
                            <w:t>Khóa:  K40</w:t>
                          </w:r>
                        </w:p>
                        <w:p>
                          <w:pPr>
                            <w:jc w:val="center"/>
                          </w:pPr>
                        </w:p>
                      </w:txbxContent>
                    </v:textbox>
                  </v:shape>
                  <v:shape id="_x0000_s1026" o:spid="_x0000_s1026" o:spt="202" type="#_x0000_t202" style="position:absolute;left:1207460;top:4323907;height:390525;width:2686050;" fillcolor="#FFFFFF" filled="t" stroked="t" coordsize="21600,21600" o:gfxdata="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5fK1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line="259" w:lineRule="auto"/>
                            <w:ind w:firstLine="0"/>
                            <w:rPr>
                              <w:rFonts w:eastAsia="Times New Roman"/>
                              <w:szCs w:val="26"/>
                            </w:rPr>
                          </w:pPr>
                          <w:r>
                            <w:rPr>
                              <w:rFonts w:eastAsia="Times New Roman"/>
                              <w:szCs w:val="26"/>
                            </w:rPr>
                            <w:t>Cần Thơ, ngày 30 tháng 11 năm 2018</w:t>
                          </w:r>
                        </w:p>
                        <w:p>
                          <w:pPr>
                            <w:rPr>
                              <w:szCs w:val="26"/>
                            </w:rPr>
                          </w:pPr>
                        </w:p>
                      </w:txbxContent>
                    </v:textbox>
                  </v:shape>
                </v:group>
              </v:group>
            </w:pict>
          </mc:Fallback>
        </mc:AlternateContent>
      </w:r>
      <w:r>
        <w:rPr>
          <w:b/>
          <w:color w:val="auto"/>
          <w:sz w:val="30"/>
          <w:szCs w:val="30"/>
        </w:rPr>
        <w:drawing>
          <wp:anchor distT="0" distB="0" distL="114300" distR="114300" simplePos="0" relativeHeight="251660288" behindDoc="1" locked="0" layoutInCell="1" allowOverlap="1">
            <wp:simplePos x="0" y="0"/>
            <wp:positionH relativeFrom="margin">
              <wp:align>right</wp:align>
            </wp:positionH>
            <wp:positionV relativeFrom="paragraph">
              <wp:posOffset>25400</wp:posOffset>
            </wp:positionV>
            <wp:extent cx="5539105" cy="8484235"/>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38858" cy="8484383"/>
                    </a:xfrm>
                    <a:prstGeom prst="rect">
                      <a:avLst/>
                    </a:prstGeom>
                    <a:solidFill>
                      <a:srgbClr val="0000FF"/>
                    </a:solidFill>
                    <a:ln w="9525">
                      <a:solidFill>
                        <a:srgbClr val="0000FF"/>
                      </a:solidFill>
                      <a:miter lim="800000"/>
                      <a:headEnd/>
                      <a:tailEnd/>
                    </a:ln>
                  </pic:spPr>
                </pic:pic>
              </a:graphicData>
            </a:graphic>
          </wp:anchor>
        </w:drawing>
      </w: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tabs>
          <w:tab w:val="left" w:pos="5191"/>
        </w:tabs>
        <w:spacing w:after="240" w:line="240" w:lineRule="auto"/>
        <w:ind w:firstLine="0"/>
        <w:jc w:val="left"/>
        <w:rPr>
          <w:b/>
          <w:color w:val="auto"/>
          <w:sz w:val="30"/>
          <w:szCs w:val="30"/>
        </w:rPr>
      </w:pPr>
      <w:r>
        <w:rPr>
          <w:b/>
          <w:color w:val="auto"/>
          <w:sz w:val="30"/>
          <w:szCs w:val="30"/>
        </w:rPr>
        <w:tab/>
      </w:r>
    </w:p>
    <w:p>
      <w:pPr>
        <w:spacing w:after="240" w:line="240" w:lineRule="auto"/>
        <w:ind w:firstLine="0"/>
        <w:jc w:val="center"/>
        <w:rPr>
          <w:b/>
          <w:color w:val="auto"/>
          <w:sz w:val="30"/>
          <w:szCs w:val="30"/>
        </w:rPr>
      </w:pPr>
      <w:r>
        <w:rPr>
          <w:b/>
          <w:color w:val="auto"/>
          <w:sz w:val="30"/>
          <w:szCs w:val="30"/>
        </w:rPr>
        <mc:AlternateContent>
          <mc:Choice Requires="wpg">
            <w:drawing>
              <wp:anchor distT="0" distB="0" distL="114300" distR="114300" simplePos="0" relativeHeight="251662336" behindDoc="0" locked="0" layoutInCell="1" allowOverlap="1">
                <wp:simplePos x="0" y="0"/>
                <wp:positionH relativeFrom="column">
                  <wp:posOffset>225425</wp:posOffset>
                </wp:positionH>
                <wp:positionV relativeFrom="paragraph">
                  <wp:posOffset>177165</wp:posOffset>
                </wp:positionV>
                <wp:extent cx="5130165" cy="7906385"/>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ln>
                          </wps:spPr>
                          <wps:txbx>
                            <w:txbxContent>
                              <w:p>
                                <w:pPr>
                                  <w:spacing w:line="259" w:lineRule="auto"/>
                                  <w:ind w:firstLine="0"/>
                                  <w:jc w:val="center"/>
                                </w:pPr>
                                <w:r>
                                  <w:rPr>
                                    <w:rFonts w:eastAsia="Times New Roman"/>
                                    <w:sz w:val="28"/>
                                  </w:rPr>
                                  <w:t>BỘ GIÁO DỤC VÀ ĐÀO TÀO</w:t>
                                </w:r>
                              </w:p>
                              <w:p/>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ln>
                          </wps:spPr>
                          <wps:txbx>
                            <w:txbxContent>
                              <w:p>
                                <w:pPr>
                                  <w:ind w:firstLine="0"/>
                                  <w:jc w:val="center"/>
                                  <w:rPr>
                                    <w:b/>
                                    <w:sz w:val="28"/>
                                    <w:szCs w:val="28"/>
                                  </w:rPr>
                                </w:pPr>
                                <w:r>
                                  <w:rPr>
                                    <w:b/>
                                    <w:sz w:val="28"/>
                                    <w:szCs w:val="28"/>
                                  </w:rPr>
                                  <w:t xml:space="preserve">  TRƯỜNG ĐẠI HỌC CẦN THƠ</w:t>
                                </w:r>
                              </w:p>
                              <w:p>
                                <w:pPr>
                                  <w:ind w:firstLine="0"/>
                                  <w:jc w:val="center"/>
                                  <w:rPr>
                                    <w:b/>
                                    <w:sz w:val="28"/>
                                    <w:szCs w:val="28"/>
                                  </w:rPr>
                                </w:pPr>
                                <w:r>
                                  <w:rPr>
                                    <w:b/>
                                    <w:sz w:val="28"/>
                                    <w:szCs w:val="28"/>
                                  </w:rPr>
                                  <w:t>KHOA CÔNG NGHỆ THÔNG TIN &amp; TRUYỀN THÔNG</w:t>
                                </w:r>
                              </w:p>
                              <w:p>
                                <w:pPr>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ln>
                          </wps:spPr>
                          <wps:txbx>
                            <w:txbxContent>
                              <w:p>
                                <w:pPr>
                                  <w:spacing w:line="259" w:lineRule="auto"/>
                                  <w:ind w:firstLine="0"/>
                                  <w:jc w:val="center"/>
                                  <w:rPr>
                                    <w:rFonts w:eastAsia="Times New Roman"/>
                                    <w:b/>
                                    <w:sz w:val="28"/>
                                    <w:szCs w:val="28"/>
                                  </w:rPr>
                                </w:pPr>
                                <w:r>
                                  <w:rPr>
                                    <w:rFonts w:eastAsia="Times New Roman"/>
                                    <w:b/>
                                    <w:sz w:val="28"/>
                                    <w:szCs w:val="28"/>
                                  </w:rPr>
                                  <w:t>LUẬN VĂN TỐT NGHIỆP ĐẠI HỌC</w:t>
                                </w:r>
                              </w:p>
                              <w:p>
                                <w:pPr>
                                  <w:spacing w:line="259" w:lineRule="auto"/>
                                  <w:ind w:firstLine="0"/>
                                  <w:jc w:val="center"/>
                                  <w:rPr>
                                    <w:rFonts w:eastAsia="Times New Roman"/>
                                    <w:b/>
                                    <w:sz w:val="28"/>
                                    <w:szCs w:val="28"/>
                                  </w:rPr>
                                </w:pPr>
                                <w:r>
                                  <w:rPr>
                                    <w:rFonts w:eastAsia="Times New Roman"/>
                                    <w:b/>
                                    <w:sz w:val="28"/>
                                    <w:szCs w:val="28"/>
                                  </w:rPr>
                                  <w:t>NGÀNH KỸ THUẬT PHẦN MỀM</w:t>
                                </w:r>
                              </w:p>
                              <w:p>
                                <w:pPr>
                                  <w:spacing w:line="259" w:lineRule="auto"/>
                                  <w:ind w:firstLine="0"/>
                                  <w:rPr>
                                    <w:rFonts w:eastAsia="Times New Roman"/>
                                    <w:b/>
                                    <w:sz w:val="28"/>
                                    <w:szCs w:val="28"/>
                                  </w:rPr>
                                </w:pPr>
                              </w:p>
                              <w:p>
                                <w:pPr>
                                  <w:spacing w:line="259" w:lineRule="auto"/>
                                  <w:ind w:firstLine="0"/>
                                  <w:jc w:val="center"/>
                                  <w:rPr>
                                    <w:sz w:val="28"/>
                                    <w:szCs w:val="28"/>
                                  </w:rPr>
                                </w:pPr>
                              </w:p>
                              <w:p>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ln>
                          </wps:spPr>
                          <wps:txbx>
                            <w:txbxContent>
                              <w:p>
                                <w:pPr>
                                  <w:spacing w:after="100" w:afterAutospacing="1"/>
                                  <w:ind w:firstLine="0"/>
                                  <w:jc w:val="center"/>
                                  <w:rPr>
                                    <w:b/>
                                    <w:sz w:val="32"/>
                                    <w:szCs w:val="32"/>
                                  </w:rPr>
                                </w:pPr>
                                <w:r>
                                  <w:rPr>
                                    <w:b/>
                                    <w:sz w:val="32"/>
                                    <w:szCs w:val="32"/>
                                  </w:rPr>
                                  <w:t>Đề tài</w:t>
                                </w:r>
                              </w:p>
                              <w:p>
                                <w:pPr>
                                  <w:spacing w:after="100" w:afterAutospacing="1"/>
                                  <w:ind w:firstLine="0"/>
                                  <w:jc w:val="center"/>
                                  <w:rPr>
                                    <w:b/>
                                    <w:sz w:val="36"/>
                                    <w:szCs w:val="44"/>
                                  </w:rPr>
                                </w:pPr>
                                <w:r>
                                  <w:rPr>
                                    <w:b/>
                                    <w:sz w:val="36"/>
                                    <w:szCs w:val="44"/>
                                  </w:rPr>
                                  <w:t>HỆ THỐNG QUẢN LÝ THI ĐUA TRUNG TÂM CÔNG NGHỆ PHẦN MỀM</w:t>
                                </w:r>
                              </w:p>
                              <w:p>
                                <w:pPr>
                                  <w:spacing w:after="100" w:afterAutospacing="1"/>
                                  <w:ind w:firstLine="0"/>
                                  <w:jc w:val="center"/>
                                  <w:rPr>
                                    <w:b/>
                                    <w:sz w:val="36"/>
                                    <w:szCs w:val="44"/>
                                  </w:rPr>
                                </w:pPr>
                                <w:r>
                                  <w:rPr>
                                    <w:b/>
                                    <w:sz w:val="36"/>
                                    <w:szCs w:val="44"/>
                                  </w:rPr>
                                  <w:t>( CUSC POINT )</w:t>
                                </w:r>
                              </w:p>
                              <w:p>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ln>
                          </wps:spPr>
                          <wps:txbx>
                            <w:txbxContent>
                              <w:p>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r>
                                <w:r>
                                  <w:rPr>
                                    <w:rFonts w:eastAsia="Times New Roman"/>
                                    <w:b/>
                                    <w:szCs w:val="26"/>
                                  </w:rPr>
                                  <w:t xml:space="preserve">Sinh viên thực hiện: </w:t>
                                </w:r>
                                <w:r>
                                  <w:rPr>
                                    <w:rFonts w:eastAsia="Times New Roman"/>
                                    <w:szCs w:val="26"/>
                                  </w:rPr>
                                  <w:t xml:space="preserve"> </w:t>
                                </w:r>
                              </w:p>
                              <w:p>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Lê Minh Luân</w:t>
                                </w:r>
                              </w:p>
                              <w:p>
                                <w:pPr>
                                  <w:spacing w:line="259" w:lineRule="auto"/>
                                  <w:ind w:left="3600" w:firstLine="0"/>
                                  <w:jc w:val="center"/>
                                  <w:rPr>
                                    <w:rFonts w:eastAsia="Times New Roman"/>
                                    <w:szCs w:val="26"/>
                                  </w:rPr>
                                </w:pPr>
                                <w:r>
                                  <w:rPr>
                                    <w:rFonts w:eastAsia="Times New Roman"/>
                                    <w:szCs w:val="26"/>
                                  </w:rPr>
                                  <w:t xml:space="preserve">   MSSV: B1400768</w:t>
                                </w:r>
                              </w:p>
                              <w:p>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Khóa:  K40</w:t>
                                </w:r>
                              </w:p>
                              <w:p>
                                <w:pPr>
                                  <w:spacing w:line="259" w:lineRule="auto"/>
                                  <w:ind w:left="720" w:firstLine="720"/>
                                  <w:jc w:val="center"/>
                                  <w:rPr>
                                    <w:rFonts w:eastAsia="Times New Roman"/>
                                    <w:szCs w:val="26"/>
                                  </w:rPr>
                                </w:pPr>
                              </w:p>
                              <w:p>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ln>
                          </wps:spPr>
                          <wps:txbx>
                            <w:txbxContent>
                              <w:p>
                                <w:pPr>
                                  <w:spacing w:line="259" w:lineRule="auto"/>
                                  <w:ind w:firstLine="0"/>
                                  <w:rPr>
                                    <w:rFonts w:eastAsia="Times New Roman"/>
                                    <w:szCs w:val="26"/>
                                  </w:rPr>
                                </w:pPr>
                                <w:r>
                                  <w:rPr>
                                    <w:rFonts w:eastAsia="Times New Roman"/>
                                    <w:szCs w:val="26"/>
                                  </w:rPr>
                                  <w:t>Cần Thơ, ngày 30 tháng 11 năm 2018</w:t>
                                </w:r>
                              </w:p>
                              <w:p>
                                <w:pPr>
                                  <w:rPr>
                                    <w:szCs w:val="26"/>
                                  </w:rPr>
                                </w:pP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17.75pt;margin-top:13.95pt;height:622.55pt;width:403.95pt;z-index:251662336;mso-width-relative:page;mso-height-relative:page;" coordsize="5130165,7906193" o:gfxdata="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">
                <o:lock v:ext="edit" aspectratio="f"/>
                <v:group id="_x0000_s1026" o:spid="_x0000_s1026" o:spt="203" style="position:absolute;left:148855;top:0;height:3161251;width:4841240;" coordsize="4841240,3161251"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971550;top:0;height:383540;width:2887345;" fillcolor="#FFFFFF" filled="t" stroked="t" coordsize="21600,21600" o:gfxdata="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qQs+bgAAADbAAAA&#10;DwAAAAAAAAABACAAAAAiAAAAZHJzL2Rvd25yZXYueG1sUEsBAhQAFAAAAAgAh07iQDMvBZ47AAAA&#10;OQAAABAAAAAAAAAAAQAgAAAABwEAAGRycy9zaGFwZXhtbC54bWxQSwUGAAAAAAYABgBbAQAAsQMA&#10;AAAA&#10;">
                    <v:fill on="t" focussize="0,0"/>
                    <v:stroke color="#FFFFFF" miterlimit="8" joinstyle="miter"/>
                    <v:imagedata o:title=""/>
                    <o:lock v:ext="edit" aspectratio="f"/>
                    <v:textbox>
                      <w:txbxContent>
                        <w:p>
                          <w:pPr>
                            <w:spacing w:line="259" w:lineRule="auto"/>
                            <w:ind w:firstLine="0"/>
                            <w:jc w:val="center"/>
                          </w:pPr>
                          <w:r>
                            <w:rPr>
                              <w:rFonts w:eastAsia="Times New Roman"/>
                              <w:sz w:val="28"/>
                            </w:rPr>
                            <w:t>BỘ GIÁO DỤC VÀ ĐÀO TÀO</w:t>
                          </w:r>
                        </w:p>
                        <w:p/>
                      </w:txbxContent>
                    </v:textbox>
                  </v:shape>
                  <v:shape id="_x0000_s1026" o:spid="_x0000_s1026" o:spt="202" type="#_x0000_t202" style="position:absolute;left:0;top:428625;height:1073150;width:4841240;" fillcolor="#FFFFFF" filled="t" stroked="t" coordsize="21600,21600" o:gfxdata="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oiWK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ind w:firstLine="0"/>
                            <w:jc w:val="center"/>
                            <w:rPr>
                              <w:b/>
                              <w:sz w:val="28"/>
                              <w:szCs w:val="28"/>
                            </w:rPr>
                          </w:pPr>
                          <w:r>
                            <w:rPr>
                              <w:b/>
                              <w:sz w:val="28"/>
                              <w:szCs w:val="28"/>
                            </w:rPr>
                            <w:t xml:space="preserve">  TRƯỜNG ĐẠI HỌC CẦN THƠ</w:t>
                          </w:r>
                        </w:p>
                        <w:p>
                          <w:pPr>
                            <w:ind w:firstLine="0"/>
                            <w:jc w:val="center"/>
                            <w:rPr>
                              <w:b/>
                              <w:sz w:val="28"/>
                              <w:szCs w:val="28"/>
                            </w:rPr>
                          </w:pPr>
                          <w:r>
                            <w:rPr>
                              <w:b/>
                              <w:sz w:val="28"/>
                              <w:szCs w:val="28"/>
                            </w:rPr>
                            <w:t>KHOA CÔNG NGHỆ THÔNG TIN &amp; TRUYỀN THÔNG</w:t>
                          </w:r>
                        </w:p>
                        <w:p>
                          <w:pPr>
                            <w:ind w:firstLine="0"/>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ind w:firstLine="0"/>
                            <w:jc w:val="center"/>
                            <w:rPr>
                              <w:b/>
                            </w:rPr>
                          </w:pPr>
                        </w:p>
                      </w:txbxContent>
                    </v:textbox>
                  </v:shape>
                  <v:shape id="_x0000_s1026" o:spid="_x0000_s1026" o:spt="75" alt="photo" type="#_x0000_t75" style="position:absolute;left:1619250;top:1571846;height:1589405;width:1589405;" filled="f" o:preferrelative="t" stroked="f" coordsize="21600,21600" o:gfxdata="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cjKLsAAADb&#10;AAAADwAAAAAAAAABACAAAAAiAAAAZHJzL2Rvd25yZXYueG1sUEsBAhQAFAAAAAgAh07iQDMvBZ47&#10;AAAAOQAAABAAAAAAAAAAAQAgAAAACgEAAGRycy9zaGFwZXhtbC54bWxQSwUGAAAAAAYABgBbAQAA&#10;tAMAAAAA&#10;">
                    <v:fill on="f" focussize="0,0"/>
                    <v:stroke on="f"/>
                    <v:imagedata r:id="rId8" o:title=""/>
                    <o:lock v:ext="edit" aspectratio="t"/>
                  </v:shape>
                </v:group>
                <v:group id="_x0000_s1026" o:spid="_x0000_s1026" o:spt="203" style="position:absolute;left:0;top:3423684;height:4482509;width:5130165;" coordorigin="0,127591" coordsize="5130165,4482509"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847725;top:127591;height:758825;width:3488690;" fillcolor="#FFFFFF" filled="t" stroked="t" coordsize="21600,21600" o:gfxdata="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2fKvq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line="259" w:lineRule="auto"/>
                            <w:ind w:firstLine="0"/>
                            <w:jc w:val="center"/>
                            <w:rPr>
                              <w:rFonts w:eastAsia="Times New Roman"/>
                              <w:b/>
                              <w:sz w:val="28"/>
                              <w:szCs w:val="28"/>
                            </w:rPr>
                          </w:pPr>
                          <w:r>
                            <w:rPr>
                              <w:rFonts w:eastAsia="Times New Roman"/>
                              <w:b/>
                              <w:sz w:val="28"/>
                              <w:szCs w:val="28"/>
                            </w:rPr>
                            <w:t>LUẬN VĂN TỐT NGHIỆP ĐẠI HỌC</w:t>
                          </w:r>
                        </w:p>
                        <w:p>
                          <w:pPr>
                            <w:spacing w:line="259" w:lineRule="auto"/>
                            <w:ind w:firstLine="0"/>
                            <w:jc w:val="center"/>
                            <w:rPr>
                              <w:rFonts w:eastAsia="Times New Roman"/>
                              <w:b/>
                              <w:sz w:val="28"/>
                              <w:szCs w:val="28"/>
                            </w:rPr>
                          </w:pPr>
                          <w:r>
                            <w:rPr>
                              <w:rFonts w:eastAsia="Times New Roman"/>
                              <w:b/>
                              <w:sz w:val="28"/>
                              <w:szCs w:val="28"/>
                            </w:rPr>
                            <w:t>NGÀNH KỸ THUẬT PHẦN MỀM</w:t>
                          </w:r>
                        </w:p>
                        <w:p>
                          <w:pPr>
                            <w:spacing w:line="259" w:lineRule="auto"/>
                            <w:ind w:firstLine="0"/>
                            <w:rPr>
                              <w:rFonts w:eastAsia="Times New Roman"/>
                              <w:b/>
                              <w:sz w:val="28"/>
                              <w:szCs w:val="28"/>
                            </w:rPr>
                          </w:pPr>
                        </w:p>
                        <w:p>
                          <w:pPr>
                            <w:spacing w:line="259" w:lineRule="auto"/>
                            <w:ind w:firstLine="0"/>
                            <w:jc w:val="center"/>
                            <w:rPr>
                              <w:sz w:val="28"/>
                              <w:szCs w:val="28"/>
                            </w:rPr>
                          </w:pPr>
                        </w:p>
                        <w:p>
                          <w:pPr>
                            <w:rPr>
                              <w:sz w:val="28"/>
                              <w:szCs w:val="28"/>
                            </w:rPr>
                          </w:pPr>
                        </w:p>
                      </w:txbxContent>
                    </v:textbox>
                  </v:shape>
                  <v:shape id="_x0000_s1026" o:spid="_x0000_s1026" o:spt="202" type="#_x0000_t202" style="position:absolute;left:0;top:1050171;height:1843083;width:5130165;" fillcolor="#FFFFFF" filled="t" stroked="t" coordsize="21600,21600" o:gfxdata="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tOPYbsAAADb&#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textbox>
                      <w:txbxContent>
                        <w:p>
                          <w:pPr>
                            <w:spacing w:after="100" w:afterAutospacing="1"/>
                            <w:ind w:firstLine="0"/>
                            <w:jc w:val="center"/>
                            <w:rPr>
                              <w:b/>
                              <w:sz w:val="32"/>
                              <w:szCs w:val="32"/>
                            </w:rPr>
                          </w:pPr>
                          <w:r>
                            <w:rPr>
                              <w:b/>
                              <w:sz w:val="32"/>
                              <w:szCs w:val="32"/>
                            </w:rPr>
                            <w:t>Đề tài</w:t>
                          </w:r>
                        </w:p>
                        <w:p>
                          <w:pPr>
                            <w:spacing w:after="100" w:afterAutospacing="1"/>
                            <w:ind w:firstLine="0"/>
                            <w:jc w:val="center"/>
                            <w:rPr>
                              <w:b/>
                              <w:sz w:val="36"/>
                              <w:szCs w:val="44"/>
                            </w:rPr>
                          </w:pPr>
                          <w:r>
                            <w:rPr>
                              <w:b/>
                              <w:sz w:val="36"/>
                              <w:szCs w:val="44"/>
                            </w:rPr>
                            <w:t>HỆ THỐNG QUẢN LÝ THI ĐUA TRUNG TÂM CÔNG NGHỆ PHẦN MỀM</w:t>
                          </w:r>
                        </w:p>
                        <w:p>
                          <w:pPr>
                            <w:spacing w:after="100" w:afterAutospacing="1"/>
                            <w:ind w:firstLine="0"/>
                            <w:jc w:val="center"/>
                            <w:rPr>
                              <w:b/>
                              <w:sz w:val="36"/>
                              <w:szCs w:val="44"/>
                            </w:rPr>
                          </w:pPr>
                          <w:r>
                            <w:rPr>
                              <w:b/>
                              <w:sz w:val="36"/>
                              <w:szCs w:val="44"/>
                            </w:rPr>
                            <w:t>( CUSC POINT )</w:t>
                          </w:r>
                        </w:p>
                        <w:p>
                          <w:pPr>
                            <w:ind w:firstLine="0"/>
                            <w:jc w:val="center"/>
                            <w:rPr>
                              <w:b/>
                            </w:rPr>
                          </w:pPr>
                        </w:p>
                      </w:txbxContent>
                    </v:textbox>
                  </v:shape>
                  <v:shape id="_x0000_s1026" o:spid="_x0000_s1026" o:spt="202" type="#_x0000_t202" style="position:absolute;left:362607;top:2893591;height:1244270;width:4540468;" fillcolor="#FFFFFF" filled="t" stroked="t" coordsize="21600,21600" o:gfxdata="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REWvQAA&#10;ANsAAAAPAAAAAAAAAAEAIAAAACIAAABkcnMvZG93bnJldi54bWxQSwECFAAUAAAACACHTuJAMy8F&#10;njsAAAA5AAAAEAAAAAAAAAABACAAAAAMAQAAZHJzL3NoYXBleG1sLnhtbFBLBQYAAAAABgAGAFsB&#10;AAC2AwAAAAA=&#10;">
                    <v:fill on="t" focussize="0,0"/>
                    <v:stroke color="#FFFFFF" miterlimit="8" joinstyle="miter"/>
                    <v:imagedata o:title=""/>
                    <o:lock v:ext="edit" aspectratio="f"/>
                    <v:textbox>
                      <w:txbxContent>
                        <w:p>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r>
                          <w:r>
                            <w:rPr>
                              <w:rFonts w:eastAsia="Times New Roman"/>
                              <w:b/>
                              <w:szCs w:val="26"/>
                            </w:rPr>
                            <w:t xml:space="preserve">Sinh viên thực hiện: </w:t>
                          </w:r>
                          <w:r>
                            <w:rPr>
                              <w:rFonts w:eastAsia="Times New Roman"/>
                              <w:szCs w:val="26"/>
                            </w:rPr>
                            <w:t xml:space="preserve"> </w:t>
                          </w:r>
                        </w:p>
                        <w:p>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Lê Minh Luân</w:t>
                          </w:r>
                        </w:p>
                        <w:p>
                          <w:pPr>
                            <w:spacing w:line="259" w:lineRule="auto"/>
                            <w:ind w:left="3600" w:firstLine="0"/>
                            <w:jc w:val="center"/>
                            <w:rPr>
                              <w:rFonts w:eastAsia="Times New Roman"/>
                              <w:szCs w:val="26"/>
                            </w:rPr>
                          </w:pPr>
                          <w:r>
                            <w:rPr>
                              <w:rFonts w:eastAsia="Times New Roman"/>
                              <w:szCs w:val="26"/>
                            </w:rPr>
                            <w:t xml:space="preserve">   MSSV: B1400768</w:t>
                          </w:r>
                        </w:p>
                        <w:p>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Khóa:  K40</w:t>
                          </w:r>
                        </w:p>
                        <w:p>
                          <w:pPr>
                            <w:spacing w:line="259" w:lineRule="auto"/>
                            <w:ind w:left="720" w:firstLine="720"/>
                            <w:jc w:val="center"/>
                            <w:rPr>
                              <w:rFonts w:eastAsia="Times New Roman"/>
                              <w:szCs w:val="26"/>
                            </w:rPr>
                          </w:pPr>
                        </w:p>
                        <w:p>
                          <w:pPr>
                            <w:jc w:val="center"/>
                          </w:pPr>
                        </w:p>
                      </w:txbxContent>
                    </v:textbox>
                  </v:shape>
                  <v:shape id="_x0000_s1026" o:spid="_x0000_s1026" o:spt="202" type="#_x0000_t202" style="position:absolute;left:1135970;top:4246245;height:363855;width:2686050;" fillcolor="#FFFFFF" filled="t" stroked="t" coordsize="21600,21600" o:gfxdata="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NtI28AAAA&#10;2wAAAA8AAAAAAAAAAQAgAAAAIgAAAGRycy9kb3ducmV2LnhtbFBLAQIUABQAAAAIAIdO4kAzLwWe&#10;OwAAADkAAAAQAAAAAAAAAAEAIAAAAAsBAABkcnMvc2hhcGV4bWwueG1sUEsFBgAAAAAGAAYAWwEA&#10;ALUDAAAAAA==&#10;">
                    <v:fill on="t" focussize="0,0"/>
                    <v:stroke color="#FFFFFF" miterlimit="8" joinstyle="miter"/>
                    <v:imagedata o:title=""/>
                    <o:lock v:ext="edit" aspectratio="f"/>
                    <v:textbox>
                      <w:txbxContent>
                        <w:p>
                          <w:pPr>
                            <w:spacing w:line="259" w:lineRule="auto"/>
                            <w:ind w:firstLine="0"/>
                            <w:rPr>
                              <w:rFonts w:eastAsia="Times New Roman"/>
                              <w:szCs w:val="26"/>
                            </w:rPr>
                          </w:pPr>
                          <w:r>
                            <w:rPr>
                              <w:rFonts w:eastAsia="Times New Roman"/>
                              <w:szCs w:val="26"/>
                            </w:rPr>
                            <w:t>Cần Thơ, ngày 30 tháng 11 năm 2018</w:t>
                          </w:r>
                        </w:p>
                        <w:p>
                          <w:pPr>
                            <w:rPr>
                              <w:szCs w:val="26"/>
                            </w:rPr>
                          </w:pPr>
                        </w:p>
                      </w:txbxContent>
                    </v:textbox>
                  </v:shape>
                </v:group>
              </v:group>
            </w:pict>
          </mc:Fallback>
        </mc:AlternateContent>
      </w:r>
      <w:r>
        <w:rPr>
          <w:b/>
          <w:color w:val="auto"/>
          <w:sz w:val="30"/>
          <w:szCs w:val="30"/>
        </w:rPr>
        <w:drawing>
          <wp:anchor distT="0" distB="0" distL="114300" distR="114300" simplePos="0" relativeHeight="251661312" behindDoc="1" locked="0" layoutInCell="1" allowOverlap="1">
            <wp:simplePos x="0" y="0"/>
            <wp:positionH relativeFrom="margin">
              <wp:align>left</wp:align>
            </wp:positionH>
            <wp:positionV relativeFrom="paragraph">
              <wp:posOffset>14605</wp:posOffset>
            </wp:positionV>
            <wp:extent cx="5549900" cy="8476615"/>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49589" cy="8476329"/>
                    </a:xfrm>
                    <a:prstGeom prst="rect">
                      <a:avLst/>
                    </a:prstGeom>
                    <a:solidFill>
                      <a:srgbClr val="0000FF"/>
                    </a:solidFill>
                    <a:ln w="9525">
                      <a:solidFill>
                        <a:srgbClr val="0000FF"/>
                      </a:solidFill>
                      <a:miter lim="800000"/>
                      <a:headEnd/>
                      <a:tailEnd/>
                    </a:ln>
                  </pic:spPr>
                </pic:pic>
              </a:graphicData>
            </a:graphic>
          </wp:anchor>
        </w:drawing>
      </w:r>
    </w:p>
    <w:p>
      <w:pPr>
        <w:spacing w:after="240" w:line="240" w:lineRule="auto"/>
        <w:ind w:firstLine="0"/>
        <w:rPr>
          <w:b/>
          <w:color w:val="auto"/>
          <w:sz w:val="30"/>
          <w:szCs w:val="30"/>
        </w:rPr>
      </w:pPr>
    </w:p>
    <w:p>
      <w:pPr>
        <w:spacing w:before="240" w:after="240" w:line="240" w:lineRule="auto"/>
        <w:ind w:firstLine="0"/>
        <w:rPr>
          <w:b/>
          <w:color w:val="auto"/>
          <w:sz w:val="30"/>
          <w:szCs w:val="30"/>
        </w:rPr>
      </w:pPr>
    </w:p>
    <w:p>
      <w:pPr>
        <w:spacing w:after="240" w:line="240" w:lineRule="auto"/>
        <w:ind w:firstLine="0"/>
        <w:jc w:val="center"/>
        <w:rPr>
          <w:b/>
          <w:color w:val="auto"/>
          <w:sz w:val="30"/>
          <w:szCs w:val="30"/>
        </w:rPr>
      </w:pPr>
    </w:p>
    <w:p>
      <w:pPr>
        <w:tabs>
          <w:tab w:val="center" w:pos="4394"/>
          <w:tab w:val="left" w:pos="7005"/>
        </w:tabs>
        <w:spacing w:after="240" w:line="240" w:lineRule="auto"/>
        <w:ind w:firstLine="0"/>
        <w:jc w:val="left"/>
        <w:rPr>
          <w:b/>
          <w:color w:val="auto"/>
          <w:sz w:val="30"/>
          <w:szCs w:val="30"/>
        </w:rPr>
      </w:pPr>
      <w:r>
        <w:rPr>
          <w:b/>
          <w:color w:val="auto"/>
          <w:sz w:val="30"/>
          <w:szCs w:val="30"/>
        </w:rPr>
        <w:tab/>
      </w:r>
      <w:r>
        <w:rPr>
          <w:b/>
          <w:color w:val="auto"/>
          <w:sz w:val="30"/>
          <w:szCs w:val="30"/>
        </w:rPr>
        <w:tab/>
      </w: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r>
        <w:rPr>
          <w:b/>
          <w:color w:val="auto"/>
          <w:sz w:val="30"/>
          <w:szCs w:val="30"/>
        </w:rPr>
        <w:tab/>
      </w: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spacing w:after="240" w:line="240" w:lineRule="auto"/>
        <w:ind w:firstLine="0"/>
        <w:jc w:val="center"/>
        <w:rPr>
          <w:b/>
          <w:color w:val="auto"/>
          <w:sz w:val="30"/>
          <w:szCs w:val="30"/>
        </w:rPr>
      </w:pPr>
    </w:p>
    <w:p>
      <w:pPr>
        <w:pStyle w:val="11"/>
        <w:jc w:val="both"/>
      </w:pPr>
    </w:p>
    <w:p>
      <w:pPr>
        <w:pStyle w:val="2"/>
      </w:pPr>
      <w:bookmarkStart w:id="1" w:name="_Toc531547404"/>
      <w:bookmarkStart w:id="2" w:name="_Toc519425133"/>
      <w:bookmarkStart w:id="3" w:name="_Toc508845623"/>
      <w:bookmarkStart w:id="4" w:name="_Toc519428072"/>
      <w:bookmarkStart w:id="5" w:name="_Toc519425051"/>
      <w:bookmarkStart w:id="6" w:name="_Toc530051395"/>
      <w:bookmarkStart w:id="7" w:name="_Toc519426064"/>
      <w:bookmarkStart w:id="8" w:name="_Toc508921182"/>
      <w:r>
        <w:t>LỜI CẢM ƠN</w:t>
      </w:r>
      <w:bookmarkEnd w:id="1"/>
    </w:p>
    <w:p>
      <w:pPr>
        <w:ind w:firstLine="0"/>
        <w:jc w:val="center"/>
        <w:rPr>
          <w:b/>
          <w:color w:val="auto"/>
          <w:sz w:val="32"/>
          <w:szCs w:val="32"/>
          <w:lang w:val="es-ES"/>
        </w:rPr>
      </w:pPr>
      <w:r>
        <w:rPr>
          <w:b/>
          <w:color w:val="auto"/>
          <w:sz w:val="32"/>
          <w:szCs w:val="32"/>
          <w:lang w:val="es-ES"/>
        </w:rPr>
        <w:sym w:font="Wingdings" w:char="F09A"/>
      </w:r>
      <w:r>
        <w:rPr>
          <w:b/>
          <w:color w:val="auto"/>
          <w:sz w:val="32"/>
          <w:szCs w:val="32"/>
          <w:lang w:val="es-ES"/>
        </w:rPr>
        <w:t xml:space="preserve"> </w:t>
      </w:r>
      <w:r>
        <w:rPr>
          <w:b/>
          <w:color w:val="auto"/>
          <w:sz w:val="32"/>
          <w:szCs w:val="32"/>
          <w:lang w:val="es-ES"/>
        </w:rPr>
        <w:sym w:font="Wingdings" w:char="F026"/>
      </w:r>
      <w:r>
        <w:rPr>
          <w:b/>
          <w:color w:val="auto"/>
          <w:sz w:val="32"/>
          <w:szCs w:val="32"/>
          <w:lang w:val="es-ES"/>
        </w:rPr>
        <w:t xml:space="preserve"> </w:t>
      </w:r>
      <w:r>
        <w:rPr>
          <w:b/>
          <w:color w:val="auto"/>
          <w:sz w:val="32"/>
          <w:szCs w:val="32"/>
          <w:lang w:val="es-ES"/>
        </w:rPr>
        <w:sym w:font="Wingdings" w:char="F09B"/>
      </w:r>
    </w:p>
    <w:p>
      <w:pPr>
        <w:spacing w:after="240"/>
        <w:ind w:firstLine="709"/>
        <w:rPr>
          <w:color w:val="auto"/>
        </w:rPr>
      </w:pPr>
      <w:r>
        <w:rPr>
          <w:color w:val="auto"/>
        </w:rPr>
        <w:t>Để hoàn thành tốt luận văn và cũng là sản phẩm bàn giao trung tâm công nghệ phần mềm (CUSC), em xin gửi lời cảm ơn chân thành đến các đơn vị:</w:t>
      </w:r>
    </w:p>
    <w:p>
      <w:pPr>
        <w:spacing w:after="240"/>
        <w:ind w:firstLine="709"/>
        <w:rPr>
          <w:rFonts w:ascii="Arial" w:hAnsi="Arial" w:cs="Arial"/>
          <w:color w:val="auto"/>
          <w:sz w:val="23"/>
          <w:szCs w:val="23"/>
          <w:shd w:val="clear" w:color="auto" w:fill="FFFFFF"/>
        </w:rPr>
      </w:pPr>
      <w:r>
        <w:rPr>
          <w:color w:val="auto"/>
        </w:rPr>
        <w:t>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sinh viên khác đang thực hiện luận văn trong học kỳ này</w:t>
      </w:r>
      <w:r>
        <w:rPr>
          <w:rFonts w:ascii="Arial" w:hAnsi="Arial" w:cs="Arial"/>
          <w:color w:val="auto"/>
          <w:sz w:val="23"/>
          <w:szCs w:val="23"/>
          <w:shd w:val="clear" w:color="auto" w:fill="FFFFFF"/>
        </w:rPr>
        <w:t>.</w:t>
      </w:r>
    </w:p>
    <w:p>
      <w:pPr>
        <w:spacing w:after="240"/>
        <w:ind w:firstLine="709"/>
        <w:rPr>
          <w:color w:val="auto"/>
        </w:rPr>
      </w:pPr>
      <w:r>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pPr>
        <w:spacing w:after="240"/>
        <w:ind w:firstLine="709"/>
        <w:rPr>
          <w:color w:val="auto"/>
        </w:rPr>
      </w:pPr>
      <w:r>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pPr>
        <w:spacing w:after="240"/>
        <w:ind w:firstLine="709"/>
        <w:rPr>
          <w:color w:val="auto"/>
        </w:rPr>
      </w:pPr>
      <w:r>
        <w:rPr>
          <w:color w:val="auto"/>
        </w:rPr>
        <w:t xml:space="preserve">Xin cảm ơn thầy </w:t>
      </w:r>
      <w:r>
        <w:rPr>
          <w:b/>
          <w:color w:val="auto"/>
        </w:rPr>
        <w:t xml:space="preserve">Huỳnh Quang Nghi </w:t>
      </w:r>
      <w:r>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pPr>
        <w:spacing w:after="240"/>
        <w:ind w:firstLine="709"/>
        <w:rPr>
          <w:color w:val="auto"/>
        </w:rPr>
      </w:pPr>
      <w:r>
        <w:rPr>
          <w:color w:val="auto"/>
        </w:rPr>
        <w:t xml:space="preserve">Xin cảm ơn thầy </w:t>
      </w:r>
      <w:r>
        <w:rPr>
          <w:b/>
          <w:color w:val="auto"/>
        </w:rPr>
        <w:t>Lưu Tiến Đạo –</w:t>
      </w:r>
      <w:r>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pPr>
        <w:spacing w:after="120"/>
        <w:ind w:firstLine="709"/>
        <w:rPr>
          <w:color w:val="auto"/>
          <w:szCs w:val="26"/>
          <w:shd w:val="clear" w:color="auto" w:fill="FFFFFF"/>
        </w:rPr>
      </w:pPr>
      <w:r>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pPr>
        <w:spacing w:before="0" w:after="160" w:line="259" w:lineRule="auto"/>
        <w:ind w:firstLine="0"/>
        <w:jc w:val="left"/>
        <w:rPr>
          <w:color w:val="auto"/>
          <w:szCs w:val="26"/>
          <w:shd w:val="clear" w:color="auto" w:fill="FFFFFF"/>
        </w:rPr>
      </w:pPr>
      <w:r>
        <w:rPr>
          <w:color w:val="auto"/>
          <w:szCs w:val="26"/>
          <w:shd w:val="clear" w:color="auto" w:fill="FFFFFF"/>
        </w:rPr>
        <w:br w:type="page"/>
      </w:r>
    </w:p>
    <w:p>
      <w:pPr>
        <w:ind w:firstLine="709"/>
        <w:rPr>
          <w:color w:val="auto"/>
          <w:szCs w:val="26"/>
          <w:shd w:val="clear" w:color="auto" w:fill="FFFFFF"/>
        </w:rPr>
      </w:pPr>
      <w:r>
        <w:rPr>
          <w:color w:val="auto"/>
          <w:szCs w:val="26"/>
          <w:shd w:val="clear" w:color="auto" w:fill="FFFFFF"/>
        </w:rPr>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pPr>
        <w:ind w:firstLine="709"/>
        <w:rPr>
          <w:color w:val="auto"/>
        </w:rPr>
      </w:pPr>
    </w:p>
    <w:p>
      <w:pPr>
        <w:ind w:firstLine="709"/>
        <w:rPr>
          <w:color w:val="auto"/>
        </w:rPr>
      </w:pPr>
      <w:r>
        <w:rPr>
          <w:color w:val="auto"/>
        </w:rPr>
        <w:t>Xin chân thành cảm ơn!</w:t>
      </w:r>
    </w:p>
    <w:p>
      <w:pPr>
        <w:spacing w:before="0"/>
        <w:ind w:left="3780" w:firstLine="0"/>
        <w:jc w:val="center"/>
        <w:rPr>
          <w:color w:val="auto"/>
        </w:rPr>
      </w:pPr>
      <w:r>
        <w:rPr>
          <w:color w:val="auto"/>
        </w:rPr>
        <w:t>Cần Thơ, ngày 30 tháng 11 năm 2018</w:t>
      </w:r>
    </w:p>
    <w:p>
      <w:pPr>
        <w:spacing w:before="40"/>
        <w:ind w:left="3780" w:firstLine="0"/>
        <w:jc w:val="center"/>
        <w:rPr>
          <w:color w:val="auto"/>
        </w:rPr>
      </w:pPr>
      <w:r>
        <w:rPr>
          <w:color w:val="auto"/>
        </w:rPr>
        <w:t xml:space="preserve"> Sinh viên thực hiện </w:t>
      </w:r>
    </w:p>
    <w:p>
      <w:pPr>
        <w:spacing w:before="40"/>
        <w:ind w:left="3780" w:firstLine="0"/>
        <w:jc w:val="center"/>
        <w:rPr>
          <w:color w:val="auto"/>
        </w:rPr>
      </w:pPr>
    </w:p>
    <w:p>
      <w:pPr>
        <w:spacing w:before="40"/>
        <w:ind w:left="3780" w:firstLine="0"/>
        <w:jc w:val="center"/>
        <w:rPr>
          <w:b/>
          <w:color w:val="auto"/>
        </w:rPr>
      </w:pPr>
      <w:r>
        <w:rPr>
          <w:b/>
          <w:color w:val="auto"/>
        </w:rPr>
        <w:t xml:space="preserve"> Lê Minh Luân</w:t>
      </w:r>
    </w:p>
    <w:p>
      <w:pPr>
        <w:spacing w:before="0" w:after="160" w:line="259" w:lineRule="auto"/>
        <w:ind w:firstLine="0"/>
        <w:jc w:val="left"/>
        <w:rPr>
          <w:rFonts w:eastAsia="Times New Roman"/>
          <w:b/>
          <w:color w:val="auto"/>
          <w:sz w:val="32"/>
          <w:szCs w:val="24"/>
        </w:rPr>
      </w:pPr>
      <w:r>
        <w:br w:type="page"/>
      </w:r>
    </w:p>
    <w:bookmarkEnd w:id="2"/>
    <w:bookmarkEnd w:id="3"/>
    <w:bookmarkEnd w:id="4"/>
    <w:bookmarkEnd w:id="5"/>
    <w:bookmarkEnd w:id="6"/>
    <w:bookmarkEnd w:id="7"/>
    <w:bookmarkEnd w:id="8"/>
    <w:p>
      <w:pPr>
        <w:pStyle w:val="2"/>
      </w:pPr>
      <w:bookmarkStart w:id="9" w:name="_Toc513653805"/>
      <w:bookmarkStart w:id="10" w:name="_Toc514461252"/>
      <w:bookmarkStart w:id="11" w:name="_Toc531547405"/>
      <w:r>
        <w:t>NHẬN XÉT CỦA CÁN BỘ HƯỚNG DẪN</w:t>
      </w:r>
      <w:bookmarkEnd w:id="9"/>
      <w:bookmarkEnd w:id="10"/>
      <w:bookmarkEnd w:id="11"/>
    </w:p>
    <w:p>
      <w:pPr>
        <w:ind w:firstLine="0"/>
      </w:pPr>
      <w:r>
        <w:t>.........................................................................................................................................................................................................................................................................................................................................................................................................................................................................................................................................................................................................................................................................................................................................................................................................................................................................................................................................................................................................................................................................................................................................................................................................................................................................................................................................................................................................................................................................................................................................................................................................................................................................................................................................................................................................................................................................................................................................................................................................................................................................................................................................................................................................................................................................................................................................................................................................................................................................................................................................................................................................................................................................................................................................................................................................................................................................................................................................................................................................................................................................................</w:t>
      </w:r>
    </w:p>
    <w:p>
      <w:pPr>
        <w:rPr>
          <w:sz w:val="24"/>
        </w:rPr>
      </w:pPr>
    </w:p>
    <w:p>
      <w:pPr>
        <w:jc w:val="right"/>
        <w:rPr>
          <w:sz w:val="24"/>
        </w:rPr>
      </w:pPr>
      <w:r>
        <w:rPr>
          <w:sz w:val="24"/>
        </w:rPr>
        <w:t>Cần Thơ, ngày........ tháng……. năm 2018</w:t>
      </w:r>
    </w:p>
    <w:p>
      <w:pPr>
        <w:jc w:val="right"/>
        <w:rPr>
          <w:sz w:val="24"/>
        </w:rPr>
      </w:pPr>
      <w:r>
        <w:rPr>
          <w:sz w:val="24"/>
        </w:rPr>
        <w:t>Cán bộ hướng dẫn</w:t>
      </w:r>
    </w:p>
    <w:p>
      <w:pPr>
        <w:jc w:val="right"/>
      </w:pPr>
    </w:p>
    <w:p>
      <w:pPr>
        <w:jc w:val="right"/>
      </w:pPr>
    </w:p>
    <w:p>
      <w:pPr>
        <w:jc w:val="right"/>
      </w:pPr>
    </w:p>
    <w:p>
      <w:pPr>
        <w:spacing w:before="0" w:after="160" w:line="259" w:lineRule="auto"/>
        <w:ind w:firstLine="0"/>
        <w:jc w:val="left"/>
        <w:rPr>
          <w:color w:val="auto"/>
        </w:rPr>
      </w:pPr>
      <w:r>
        <w:rPr>
          <w:color w:val="auto"/>
        </w:rPr>
        <w:br w:type="page"/>
      </w:r>
    </w:p>
    <w:p>
      <w:pPr>
        <w:pStyle w:val="2"/>
      </w:pPr>
      <w:bookmarkStart w:id="12" w:name="_Toc514461253"/>
      <w:bookmarkStart w:id="13" w:name="_Toc513653806"/>
      <w:bookmarkStart w:id="14" w:name="_Toc531547406"/>
      <w:r>
        <w:t>NHẬN XÉT CỦA CÁN BỘ PHẢN BIỆN</w:t>
      </w:r>
      <w:bookmarkEnd w:id="12"/>
      <w:bookmarkEnd w:id="13"/>
      <w:bookmarkEnd w:id="14"/>
    </w:p>
    <w:p>
      <w:pPr>
        <w:ind w:firstLine="0"/>
      </w:pPr>
      <w:r>
        <w:t>...........................................................................................................................................................................................................................................................................................................................................................................................................................................................................................................................................................................................................................................................................................................................................................................................................................................................................................................................................................................................................................................................................................................................................................................................................................................................................................................................................................................................................................................................................................................................................................................................................................................................................................................................................................................................................................................................................................................................................................................................................................................................................................................................................................................................................................................................................................................................................................................................................................................................................................................................................................................................................................................................................................................................................................................................................</w:t>
      </w:r>
    </w:p>
    <w:p>
      <w:pPr>
        <w:rPr>
          <w:sz w:val="24"/>
        </w:rPr>
      </w:pPr>
    </w:p>
    <w:p>
      <w:pPr>
        <w:jc w:val="right"/>
        <w:rPr>
          <w:sz w:val="24"/>
        </w:rPr>
      </w:pPr>
      <w:r>
        <w:rPr>
          <w:sz w:val="24"/>
        </w:rPr>
        <w:t>Cần Thơ, ngày……. tháng…….. năm 2018</w:t>
      </w:r>
    </w:p>
    <w:p>
      <w:pPr>
        <w:jc w:val="right"/>
        <w:rPr>
          <w:sz w:val="24"/>
        </w:rPr>
      </w:pPr>
      <w:r>
        <w:rPr>
          <w:sz w:val="24"/>
        </w:rPr>
        <w:t>Cán bộ phản biện</w:t>
      </w:r>
    </w:p>
    <w:p>
      <w:pPr>
        <w:spacing w:before="0" w:after="160" w:line="259" w:lineRule="auto"/>
        <w:ind w:firstLine="0"/>
        <w:jc w:val="left"/>
        <w:rPr>
          <w:color w:val="auto"/>
        </w:rPr>
      </w:pPr>
      <w:r>
        <w:rPr>
          <w:color w:val="auto"/>
        </w:rPr>
        <w:br w:type="page"/>
      </w:r>
    </w:p>
    <w:p>
      <w:pPr>
        <w:pStyle w:val="2"/>
      </w:pPr>
      <w:bookmarkStart w:id="15" w:name="_Toc531547407"/>
      <w:r>
        <w:t>NHẬN XÉT CỦA CÁN BỘ PHẢN BIỆN</w:t>
      </w:r>
      <w:bookmarkEnd w:id="15"/>
    </w:p>
    <w:p>
      <w:pPr>
        <w:ind w:firstLine="0"/>
      </w:pPr>
      <w:r>
        <w:t>...........................................................................................................................................................................................................................................................................................................................................................................................................................................................................................................................................................................................................................................................................................................................................................................................................................................................................................................................................................................................................................................................................................................................................................................................................................................................................................................................................................................................................................................................................................................................................................................................................................................................................................................................................................................................................................................................................................................................................................................................................................................................................................................................................................................................................................................................................................................................................................................................................................................................................................................................................................................................................................................................................................................................................................................................................</w:t>
      </w:r>
    </w:p>
    <w:p>
      <w:pPr>
        <w:rPr>
          <w:sz w:val="24"/>
        </w:rPr>
      </w:pPr>
    </w:p>
    <w:p>
      <w:pPr>
        <w:jc w:val="right"/>
        <w:rPr>
          <w:sz w:val="24"/>
        </w:rPr>
      </w:pPr>
      <w:r>
        <w:rPr>
          <w:sz w:val="24"/>
        </w:rPr>
        <w:t>Cần Thơ, ngày……. tháng…….. năm 2018</w:t>
      </w:r>
    </w:p>
    <w:p>
      <w:pPr>
        <w:jc w:val="right"/>
        <w:rPr>
          <w:sz w:val="24"/>
        </w:rPr>
      </w:pPr>
      <w:r>
        <w:rPr>
          <w:sz w:val="24"/>
        </w:rPr>
        <w:t>Cán bộ phản biện</w:t>
      </w:r>
    </w:p>
    <w:p>
      <w:pPr>
        <w:spacing w:before="0" w:after="160" w:line="259" w:lineRule="auto"/>
        <w:ind w:firstLine="0"/>
        <w:jc w:val="left"/>
        <w:rPr>
          <w:color w:val="auto"/>
        </w:rPr>
      </w:pPr>
      <w:r>
        <w:rPr>
          <w:color w:val="auto"/>
        </w:rPr>
        <w:br w:type="page"/>
      </w:r>
    </w:p>
    <w:p>
      <w:pPr>
        <w:pStyle w:val="2"/>
      </w:pPr>
      <w:r>
        <w:t>MỤC LỤC</w:t>
      </w:r>
    </w:p>
    <w:p>
      <w:pPr>
        <w:pStyle w:val="20"/>
        <w:rPr>
          <w:rFonts w:asciiTheme="minorHAnsi" w:hAnsiTheme="minorHAnsi" w:eastAsiaTheme="minorEastAsia" w:cstheme="minorBidi"/>
          <w:color w:val="auto"/>
          <w:sz w:val="22"/>
        </w:rPr>
      </w:pPr>
      <w:r>
        <w:rPr>
          <w:b/>
          <w:bCs/>
        </w:rPr>
        <w:fldChar w:fldCharType="begin"/>
      </w:r>
      <w:r>
        <w:rPr>
          <w:b/>
          <w:bCs/>
        </w:rPr>
        <w:instrText xml:space="preserve"> TOC \o "1-3" \h \z \u </w:instrText>
      </w:r>
      <w:r>
        <w:rPr>
          <w:b/>
          <w:bCs/>
        </w:rPr>
        <w:fldChar w:fldCharType="separate"/>
      </w:r>
      <w:r>
        <w:fldChar w:fldCharType="begin"/>
      </w:r>
      <w:r>
        <w:instrText xml:space="preserve"> HYPERLINK \l "_Toc531547404" </w:instrText>
      </w:r>
      <w:r>
        <w:fldChar w:fldCharType="separate"/>
      </w:r>
      <w:r>
        <w:rPr>
          <w:rStyle w:val="27"/>
        </w:rPr>
        <w:t>LỜI CẢM ƠN</w:t>
      </w:r>
      <w:r>
        <w:tab/>
      </w:r>
      <w:r>
        <w:fldChar w:fldCharType="begin"/>
      </w:r>
      <w:r>
        <w:instrText xml:space="preserve"> PAGEREF _Toc531547404 \h </w:instrText>
      </w:r>
      <w:r>
        <w:fldChar w:fldCharType="separate"/>
      </w:r>
      <w:r>
        <w:t>3</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"_Toc531547405" </w:instrText>
      </w:r>
      <w:r>
        <w:fldChar w:fldCharType="separate"/>
      </w:r>
      <w:r>
        <w:rPr>
          <w:rStyle w:val="27"/>
        </w:rPr>
        <w:t>NHẬN XÉT CỦA CÁN BỘ HƯỚNG DẪN</w:t>
      </w:r>
      <w:r>
        <w:tab/>
      </w:r>
      <w:r>
        <w:fldChar w:fldCharType="begin"/>
      </w:r>
      <w:r>
        <w:instrText xml:space="preserve"> PAGEREF _Toc531547405 \h </w:instrText>
      </w:r>
      <w:r>
        <w:fldChar w:fldCharType="separate"/>
      </w:r>
      <w:r>
        <w:t>5</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"_Toc531547406" </w:instrText>
      </w:r>
      <w:r>
        <w:fldChar w:fldCharType="separate"/>
      </w:r>
      <w:r>
        <w:rPr>
          <w:rStyle w:val="27"/>
        </w:rPr>
        <w:t>NHẬN XÉT CỦA CÁN BỘ PHẢN BIỆN</w:t>
      </w:r>
      <w:r>
        <w:tab/>
      </w:r>
      <w:r>
        <w:fldChar w:fldCharType="begin"/>
      </w:r>
      <w:r>
        <w:instrText xml:space="preserve"> PAGEREF _Toc531547406 \h </w:instrText>
      </w:r>
      <w:r>
        <w:fldChar w:fldCharType="separate"/>
      </w:r>
      <w:r>
        <w:t>6</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"_Toc531547407" </w:instrText>
      </w:r>
      <w:r>
        <w:fldChar w:fldCharType="separate"/>
      </w:r>
      <w:r>
        <w:rPr>
          <w:rStyle w:val="27"/>
        </w:rPr>
        <w:t>NHẬN XÉT CỦA CÁN BỘ PHẢN BIỆN</w:t>
      </w:r>
      <w:r>
        <w:tab/>
      </w:r>
      <w:r>
        <w:fldChar w:fldCharType="begin"/>
      </w:r>
      <w:r>
        <w:instrText xml:space="preserve"> PAGEREF _Toc531547407 \h </w:instrText>
      </w:r>
      <w:r>
        <w:fldChar w:fldCharType="separate"/>
      </w:r>
      <w:r>
        <w:t>7</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"_Toc531547408" </w:instrText>
      </w:r>
      <w:r>
        <w:fldChar w:fldCharType="separate"/>
      </w:r>
      <w:r>
        <w:rPr>
          <w:rStyle w:val="27"/>
        </w:rPr>
        <w:t>TÓM TẮT</w:t>
      </w:r>
      <w:r>
        <w:tab/>
      </w:r>
      <w:r>
        <w:fldChar w:fldCharType="begin"/>
      </w:r>
      <w:r>
        <w:instrText xml:space="preserve"> PAGEREF _Toc531547408 \h </w:instrText>
      </w:r>
      <w:r>
        <w:fldChar w:fldCharType="separate"/>
      </w:r>
      <w:r>
        <w:t>11</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"_Toc531547409" </w:instrText>
      </w:r>
      <w:r>
        <w:fldChar w:fldCharType="separate"/>
      </w:r>
      <w:r>
        <w:rPr>
          <w:rStyle w:val="27"/>
        </w:rPr>
        <w:t>ABSTRACT</w:t>
      </w:r>
      <w:r>
        <w:tab/>
      </w:r>
      <w:r>
        <w:fldChar w:fldCharType="begin"/>
      </w:r>
      <w:r>
        <w:instrText xml:space="preserve"> PAGEREF _Toc531547409 \h </w:instrText>
      </w:r>
      <w:r>
        <w:fldChar w:fldCharType="separate"/>
      </w:r>
      <w:r>
        <w:t>13</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"_Toc531547410" </w:instrText>
      </w:r>
      <w:r>
        <w:fldChar w:fldCharType="separate"/>
      </w:r>
      <w:r>
        <w:rPr>
          <w:rStyle w:val="27"/>
        </w:rPr>
        <w:t xml:space="preserve">PHẦN 1: </w:t>
      </w:r>
      <w:r>
        <w:rPr>
          <w:rStyle w:val="27"/>
          <w:i/>
          <w:iCs/>
        </w:rPr>
        <w:t>GIỚI</w:t>
      </w:r>
      <w:r>
        <w:rPr>
          <w:rStyle w:val="27"/>
        </w:rPr>
        <w:t xml:space="preserve"> THIỆU</w:t>
      </w:r>
      <w:r>
        <w:tab/>
      </w:r>
      <w:r>
        <w:fldChar w:fldCharType="begin"/>
      </w:r>
      <w:r>
        <w:instrText xml:space="preserve"> PAGEREF _Toc531547410 \h </w:instrText>
      </w:r>
      <w:r>
        <w:fldChar w:fldCharType="separate"/>
      </w:r>
      <w:r>
        <w:t>14</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"_Toc531547411" </w:instrText>
      </w:r>
      <w:r>
        <w:fldChar w:fldCharType="separate"/>
      </w:r>
      <w:r>
        <w:rPr>
          <w:rStyle w:val="27"/>
        </w:rPr>
        <w:t>1.</w:t>
      </w:r>
      <w:r>
        <w:rPr>
          <w:rFonts w:asciiTheme="minorHAnsi" w:hAnsiTheme="minorHAnsi" w:eastAsiaTheme="minorEastAsia" w:cstheme="minorBidi"/>
          <w:color w:val="auto"/>
          <w:sz w:val="22"/>
        </w:rPr>
        <w:tab/>
      </w:r>
      <w:r>
        <w:rPr>
          <w:rStyle w:val="27"/>
        </w:rPr>
        <w:t>Đặt vấn đề</w:t>
      </w:r>
      <w:r>
        <w:tab/>
      </w:r>
      <w:r>
        <w:fldChar w:fldCharType="begin"/>
      </w:r>
      <w:r>
        <w:instrText xml:space="preserve"> PAGEREF _Toc531547411 \h </w:instrText>
      </w:r>
      <w:r>
        <w:fldChar w:fldCharType="separate"/>
      </w:r>
      <w:r>
        <w:t>14</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"_Toc531547412" </w:instrText>
      </w:r>
      <w:r>
        <w:fldChar w:fldCharType="separate"/>
      </w:r>
      <w:r>
        <w:rPr>
          <w:rStyle w:val="27"/>
        </w:rPr>
        <w:t>2.</w:t>
      </w:r>
      <w:r>
        <w:rPr>
          <w:rFonts w:asciiTheme="minorHAnsi" w:hAnsiTheme="minorHAnsi" w:eastAsiaTheme="minorEastAsia" w:cstheme="minorBidi"/>
          <w:color w:val="auto"/>
          <w:sz w:val="22"/>
        </w:rPr>
        <w:tab/>
      </w:r>
      <w:r>
        <w:rPr>
          <w:rStyle w:val="27"/>
        </w:rPr>
        <w:t>Lịch sử giải quyết vấn đề</w:t>
      </w:r>
      <w:r>
        <w:tab/>
      </w:r>
      <w:r>
        <w:fldChar w:fldCharType="begin"/>
      </w:r>
      <w:r>
        <w:instrText xml:space="preserve"> PAGEREF _Toc531547412 \h </w:instrText>
      </w:r>
      <w:r>
        <w:fldChar w:fldCharType="separate"/>
      </w:r>
      <w:r>
        <w:t>14</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"_Toc531547413" </w:instrText>
      </w:r>
      <w:r>
        <w:fldChar w:fldCharType="separate"/>
      </w:r>
      <w:r>
        <w:rPr>
          <w:rStyle w:val="27"/>
        </w:rPr>
        <w:t>3.</w:t>
      </w:r>
      <w:r>
        <w:rPr>
          <w:rFonts w:asciiTheme="minorHAnsi" w:hAnsiTheme="minorHAnsi" w:eastAsiaTheme="minorEastAsia" w:cstheme="minorBidi"/>
          <w:color w:val="auto"/>
          <w:sz w:val="22"/>
        </w:rPr>
        <w:tab/>
      </w:r>
      <w:r>
        <w:rPr>
          <w:rStyle w:val="27"/>
        </w:rPr>
        <w:t>Mục tiêu đề tài</w:t>
      </w:r>
      <w:r>
        <w:tab/>
      </w:r>
      <w:r>
        <w:fldChar w:fldCharType="begin"/>
      </w:r>
      <w:r>
        <w:instrText xml:space="preserve"> PAGEREF _Toc531547413 \h </w:instrText>
      </w:r>
      <w:r>
        <w:fldChar w:fldCharType="separate"/>
      </w:r>
      <w:r>
        <w:t>16</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"_Toc531547414" </w:instrText>
      </w:r>
      <w:r>
        <w:fldChar w:fldCharType="separate"/>
      </w:r>
      <w:r>
        <w:rPr>
          <w:rStyle w:val="27"/>
        </w:rPr>
        <w:t>4.</w:t>
      </w:r>
      <w:r>
        <w:rPr>
          <w:rFonts w:asciiTheme="minorHAnsi" w:hAnsiTheme="minorHAnsi" w:eastAsiaTheme="minorEastAsia" w:cstheme="minorBidi"/>
          <w:color w:val="auto"/>
          <w:sz w:val="22"/>
        </w:rPr>
        <w:tab/>
      </w:r>
      <w:r>
        <w:rPr>
          <w:rStyle w:val="27"/>
        </w:rPr>
        <w:t>Đối tượng và phạm vi nghiên cứu</w:t>
      </w:r>
      <w:r>
        <w:tab/>
      </w:r>
      <w:r>
        <w:fldChar w:fldCharType="begin"/>
      </w:r>
      <w:r>
        <w:instrText xml:space="preserve"> PAGEREF _Toc531547414 \h </w:instrText>
      </w:r>
      <w:r>
        <w:fldChar w:fldCharType="separate"/>
      </w:r>
      <w:r>
        <w:t>17</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"_Toc531547415" </w:instrText>
      </w:r>
      <w:r>
        <w:fldChar w:fldCharType="separate"/>
      </w:r>
      <w:r>
        <w:rPr>
          <w:rStyle w:val="27"/>
        </w:rPr>
        <w:t>4.1.</w:t>
      </w:r>
      <w:r>
        <w:rPr>
          <w:rFonts w:asciiTheme="minorHAnsi" w:hAnsiTheme="minorHAnsi" w:eastAsiaTheme="minorEastAsia" w:cstheme="minorBidi"/>
          <w:color w:val="auto"/>
          <w:sz w:val="22"/>
        </w:rPr>
        <w:tab/>
      </w:r>
      <w:r>
        <w:rPr>
          <w:rStyle w:val="27"/>
        </w:rPr>
        <w:t>Đối tượng nghiên cứu</w:t>
      </w:r>
      <w:r>
        <w:tab/>
      </w:r>
      <w:r>
        <w:fldChar w:fldCharType="begin"/>
      </w:r>
      <w:r>
        <w:instrText xml:space="preserve"> PAGEREF _Toc531547415 \h </w:instrText>
      </w:r>
      <w:r>
        <w:fldChar w:fldCharType="separate"/>
      </w:r>
      <w:r>
        <w:t>17</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"_Toc531547416" </w:instrText>
      </w:r>
      <w:r>
        <w:fldChar w:fldCharType="separate"/>
      </w:r>
      <w:r>
        <w:rPr>
          <w:rStyle w:val="27"/>
        </w:rPr>
        <w:t>4.2.</w:t>
      </w:r>
      <w:r>
        <w:rPr>
          <w:rFonts w:asciiTheme="minorHAnsi" w:hAnsiTheme="minorHAnsi" w:eastAsiaTheme="minorEastAsia" w:cstheme="minorBidi"/>
          <w:color w:val="auto"/>
          <w:sz w:val="22"/>
        </w:rPr>
        <w:tab/>
      </w:r>
      <w:r>
        <w:rPr>
          <w:rStyle w:val="27"/>
        </w:rPr>
        <w:t>Phạm vi nghiên cứu</w:t>
      </w:r>
      <w:r>
        <w:tab/>
      </w:r>
      <w:r>
        <w:fldChar w:fldCharType="begin"/>
      </w:r>
      <w:r>
        <w:instrText xml:space="preserve"> PAGEREF _Toc531547416 \h </w:instrText>
      </w:r>
      <w:r>
        <w:fldChar w:fldCharType="separate"/>
      </w:r>
      <w:r>
        <w:t>18</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"_Toc531547417" </w:instrText>
      </w:r>
      <w:r>
        <w:fldChar w:fldCharType="separate"/>
      </w:r>
      <w:r>
        <w:rPr>
          <w:rStyle w:val="27"/>
        </w:rPr>
        <w:t>5.</w:t>
      </w:r>
      <w:r>
        <w:rPr>
          <w:rFonts w:asciiTheme="minorHAnsi" w:hAnsiTheme="minorHAnsi" w:eastAsiaTheme="minorEastAsia" w:cstheme="minorBidi"/>
          <w:color w:val="auto"/>
          <w:sz w:val="22"/>
        </w:rPr>
        <w:tab/>
      </w:r>
      <w:r>
        <w:rPr>
          <w:rStyle w:val="27"/>
        </w:rPr>
        <w:t>Nội dung nghiên cứu</w:t>
      </w:r>
      <w:r>
        <w:tab/>
      </w:r>
      <w:r>
        <w:fldChar w:fldCharType="begin"/>
      </w:r>
      <w:r>
        <w:instrText xml:space="preserve"> PAGEREF _Toc531547417 \h </w:instrText>
      </w:r>
      <w:r>
        <w:fldChar w:fldCharType="separate"/>
      </w:r>
      <w:r>
        <w:t>18</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"_Toc531547418" </w:instrText>
      </w:r>
      <w:r>
        <w:fldChar w:fldCharType="separate"/>
      </w:r>
      <w:r>
        <w:rPr>
          <w:rStyle w:val="27"/>
        </w:rPr>
        <w:t>6.</w:t>
      </w:r>
      <w:r>
        <w:rPr>
          <w:rFonts w:asciiTheme="minorHAnsi" w:hAnsiTheme="minorHAnsi" w:eastAsiaTheme="minorEastAsia" w:cstheme="minorBidi"/>
          <w:color w:val="auto"/>
          <w:sz w:val="22"/>
        </w:rPr>
        <w:tab/>
      </w:r>
      <w:r>
        <w:rPr>
          <w:rStyle w:val="27"/>
        </w:rPr>
        <w:t>Những đóng góp chính của đề tài</w:t>
      </w:r>
      <w:r>
        <w:tab/>
      </w:r>
      <w:r>
        <w:fldChar w:fldCharType="begin"/>
      </w:r>
      <w:r>
        <w:instrText xml:space="preserve"> PAGEREF _Toc531547418 \h </w:instrText>
      </w:r>
      <w:r>
        <w:fldChar w:fldCharType="separate"/>
      </w:r>
      <w:r>
        <w:t>19</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"_Toc531547419" </w:instrText>
      </w:r>
      <w:r>
        <w:fldChar w:fldCharType="separate"/>
      </w:r>
      <w:r>
        <w:rPr>
          <w:rStyle w:val="27"/>
        </w:rPr>
        <w:t>7.</w:t>
      </w:r>
      <w:r>
        <w:rPr>
          <w:rFonts w:asciiTheme="minorHAnsi" w:hAnsiTheme="minorHAnsi" w:eastAsiaTheme="minorEastAsia" w:cstheme="minorBidi"/>
          <w:color w:val="auto"/>
          <w:sz w:val="22"/>
        </w:rPr>
        <w:tab/>
      </w:r>
      <w:r>
        <w:rPr>
          <w:rStyle w:val="27"/>
        </w:rPr>
        <w:t>Bố cục của luận văn</w:t>
      </w:r>
      <w:r>
        <w:tab/>
      </w:r>
      <w:r>
        <w:fldChar w:fldCharType="begin"/>
      </w:r>
      <w:r>
        <w:instrText xml:space="preserve"> PAGEREF _Toc531547419 \h </w:instrText>
      </w:r>
      <w:r>
        <w:fldChar w:fldCharType="separate"/>
      </w:r>
      <w:r>
        <w:t>20</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"_Toc531547420" </w:instrText>
      </w:r>
      <w:r>
        <w:fldChar w:fldCharType="separate"/>
      </w:r>
      <w:r>
        <w:rPr>
          <w:rStyle w:val="27"/>
        </w:rPr>
        <w:t>PHẦN 2: NỘI DUNG</w:t>
      </w:r>
      <w:r>
        <w:tab/>
      </w:r>
      <w:r>
        <w:fldChar w:fldCharType="begin"/>
      </w:r>
      <w:r>
        <w:instrText xml:space="preserve"> PAGEREF _Toc531547420 \h </w:instrText>
      </w:r>
      <w:r>
        <w:fldChar w:fldCharType="separate"/>
      </w:r>
      <w:r>
        <w:t>20</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"_Toc531547421" </w:instrText>
      </w:r>
      <w:r>
        <w:fldChar w:fldCharType="separate"/>
      </w:r>
      <w:r>
        <w:rPr>
          <w:rStyle w:val="27"/>
        </w:rPr>
        <w:t>CHƯƠNG 1: ĐẶC TẢ YÊU CẦU</w:t>
      </w:r>
      <w:r>
        <w:tab/>
      </w:r>
      <w:r>
        <w:fldChar w:fldCharType="begin"/>
      </w:r>
      <w:r>
        <w:instrText xml:space="preserve"> PAGEREF _Toc531547421 \h </w:instrText>
      </w:r>
      <w:r>
        <w:fldChar w:fldCharType="separate"/>
      </w:r>
      <w:r>
        <w:t>20</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"_Toc531547422" </w:instrText>
      </w:r>
      <w:r>
        <w:fldChar w:fldCharType="separate"/>
      </w:r>
      <w:r>
        <w:rPr>
          <w:rStyle w:val="27"/>
        </w:rPr>
        <w:t>1.</w:t>
      </w:r>
      <w:r>
        <w:rPr>
          <w:rFonts w:asciiTheme="minorHAnsi" w:hAnsiTheme="minorHAnsi" w:eastAsiaTheme="minorEastAsia" w:cstheme="minorBidi"/>
          <w:color w:val="auto"/>
          <w:sz w:val="22"/>
        </w:rPr>
        <w:tab/>
      </w:r>
      <w:r>
        <w:rPr>
          <w:rStyle w:val="27"/>
        </w:rPr>
        <w:t>Giới thiệu</w:t>
      </w:r>
      <w:r>
        <w:tab/>
      </w:r>
      <w:r>
        <w:fldChar w:fldCharType="begin"/>
      </w:r>
      <w:r>
        <w:instrText xml:space="preserve"> PAGEREF _Toc531547422 \h </w:instrText>
      </w:r>
      <w:r>
        <w:fldChar w:fldCharType="separate"/>
      </w:r>
      <w:r>
        <w:t>20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"_Toc531547423" </w:instrText>
      </w:r>
      <w:r>
        <w:fldChar w:fldCharType="separate"/>
      </w:r>
      <w:r>
        <w:rPr>
          <w:rStyle w:val="27"/>
        </w:rPr>
        <w:t>1.1.</w:t>
      </w:r>
      <w:r>
        <w:rPr>
          <w:rFonts w:asciiTheme="minorHAnsi" w:hAnsiTheme="minorHAnsi" w:eastAsiaTheme="minorEastAsia" w:cstheme="minorBidi"/>
          <w:color w:val="auto"/>
          <w:sz w:val="22"/>
        </w:rPr>
        <w:tab/>
      </w:r>
      <w:r>
        <w:rPr>
          <w:rStyle w:val="27"/>
        </w:rPr>
        <w:t>Mục đích website</w:t>
      </w:r>
      <w:r>
        <w:tab/>
      </w:r>
      <w:r>
        <w:fldChar w:fldCharType="begin"/>
      </w:r>
      <w:r>
        <w:instrText xml:space="preserve"> PAGEREF _Toc531547423 \h </w:instrText>
      </w:r>
      <w:r>
        <w:fldChar w:fldCharType="separate"/>
      </w:r>
      <w:r>
        <w:t>20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"_Toc531547424" </w:instrText>
      </w:r>
      <w:r>
        <w:fldChar w:fldCharType="separate"/>
      </w:r>
      <w:r>
        <w:rPr>
          <w:rStyle w:val="27"/>
        </w:rPr>
        <w:t>1.2.</w:t>
      </w:r>
      <w:r>
        <w:rPr>
          <w:rFonts w:asciiTheme="minorHAnsi" w:hAnsiTheme="minorHAnsi" w:eastAsiaTheme="minorEastAsia" w:cstheme="minorBidi"/>
          <w:color w:val="auto"/>
          <w:sz w:val="22"/>
        </w:rPr>
        <w:tab/>
      </w:r>
      <w:r>
        <w:rPr>
          <w:rStyle w:val="27"/>
        </w:rPr>
        <w:t>Qui ước tài liệu</w:t>
      </w:r>
      <w:r>
        <w:tab/>
      </w:r>
      <w:r>
        <w:fldChar w:fldCharType="begin"/>
      </w:r>
      <w:r>
        <w:instrText xml:space="preserve"> PAGEREF _Toc531547424 \h </w:instrText>
      </w:r>
      <w:r>
        <w:fldChar w:fldCharType="separate"/>
      </w:r>
      <w:r>
        <w:t>20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"_Toc531547425" </w:instrText>
      </w:r>
      <w:r>
        <w:fldChar w:fldCharType="separate"/>
      </w:r>
      <w:r>
        <w:rPr>
          <w:rStyle w:val="27"/>
        </w:rPr>
        <w:t>1.3.</w:t>
      </w:r>
      <w:r>
        <w:rPr>
          <w:rFonts w:asciiTheme="minorHAnsi" w:hAnsiTheme="minorHAnsi" w:eastAsiaTheme="minorEastAsia" w:cstheme="minorBidi"/>
          <w:color w:val="auto"/>
          <w:sz w:val="22"/>
        </w:rPr>
        <w:tab/>
      </w:r>
      <w:r>
        <w:rPr>
          <w:rStyle w:val="27"/>
        </w:rPr>
        <w:t>Đối tượng dự định và gợi ý đọc</w:t>
      </w:r>
      <w:r>
        <w:tab/>
      </w:r>
      <w:r>
        <w:fldChar w:fldCharType="begin"/>
      </w:r>
      <w:r>
        <w:instrText xml:space="preserve"> PAGEREF _Toc531547425 \h </w:instrText>
      </w:r>
      <w:r>
        <w:fldChar w:fldCharType="separate"/>
      </w:r>
      <w:r>
        <w:t>21</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"_Toc531547426" </w:instrText>
      </w:r>
      <w:r>
        <w:fldChar w:fldCharType="separate"/>
      </w:r>
      <w:r>
        <w:rPr>
          <w:rStyle w:val="27"/>
        </w:rPr>
        <w:t>1.4.</w:t>
      </w:r>
      <w:r>
        <w:rPr>
          <w:rFonts w:asciiTheme="minorHAnsi" w:hAnsiTheme="minorHAnsi" w:eastAsiaTheme="minorEastAsia" w:cstheme="minorBidi"/>
          <w:color w:val="auto"/>
          <w:sz w:val="22"/>
        </w:rPr>
        <w:tab/>
      </w:r>
      <w:r>
        <w:rPr>
          <w:rStyle w:val="27"/>
        </w:rPr>
        <w:t>Phạm vi sản phẩm</w:t>
      </w:r>
      <w:r>
        <w:tab/>
      </w:r>
      <w:r>
        <w:fldChar w:fldCharType="begin"/>
      </w:r>
      <w:r>
        <w:instrText xml:space="preserve"> PAGEREF _Toc531547426 \h </w:instrText>
      </w:r>
      <w:r>
        <w:fldChar w:fldCharType="separate"/>
      </w:r>
      <w:r>
        <w:t>21</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"_Toc531547427" </w:instrText>
      </w:r>
      <w:r>
        <w:fldChar w:fldCharType="separate"/>
      </w:r>
      <w:r>
        <w:rPr>
          <w:rStyle w:val="27"/>
        </w:rPr>
        <w:t>1.5.</w:t>
      </w:r>
      <w:r>
        <w:rPr>
          <w:rFonts w:asciiTheme="minorHAnsi" w:hAnsiTheme="minorHAnsi" w:eastAsiaTheme="minorEastAsia" w:cstheme="minorBidi"/>
          <w:color w:val="auto"/>
          <w:sz w:val="22"/>
        </w:rPr>
        <w:tab/>
      </w:r>
      <w:r>
        <w:rPr>
          <w:rStyle w:val="27"/>
        </w:rPr>
        <w:t>Thuật ngữ viết tắt</w:t>
      </w:r>
      <w:r>
        <w:tab/>
      </w:r>
      <w:r>
        <w:fldChar w:fldCharType="begin"/>
      </w:r>
      <w:r>
        <w:instrText xml:space="preserve"> PAGEREF _Toc531547427 \h </w:instrText>
      </w:r>
      <w:r>
        <w:fldChar w:fldCharType="separate"/>
      </w:r>
      <w:r>
        <w:t>22</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"_Toc531547428" </w:instrText>
      </w:r>
      <w:r>
        <w:fldChar w:fldCharType="separate"/>
      </w:r>
      <w:r>
        <w:rPr>
          <w:rStyle w:val="27"/>
        </w:rPr>
        <w:t>2.</w:t>
      </w:r>
      <w:r>
        <w:rPr>
          <w:rFonts w:asciiTheme="minorHAnsi" w:hAnsiTheme="minorHAnsi" w:eastAsiaTheme="minorEastAsia" w:cstheme="minorBidi"/>
          <w:color w:val="auto"/>
          <w:sz w:val="22"/>
        </w:rPr>
        <w:tab/>
      </w:r>
      <w:r>
        <w:rPr>
          <w:rStyle w:val="27"/>
        </w:rPr>
        <w:t>Mô tả tổng thể</w:t>
      </w:r>
      <w:r>
        <w:tab/>
      </w:r>
      <w:r>
        <w:fldChar w:fldCharType="begin"/>
      </w:r>
      <w:r>
        <w:instrText xml:space="preserve"> PAGEREF _Toc531547428 \h </w:instrText>
      </w:r>
      <w:r>
        <w:fldChar w:fldCharType="separate"/>
      </w:r>
      <w:r>
        <w:t>22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"_Toc531547429" </w:instrText>
      </w:r>
      <w:r>
        <w:fldChar w:fldCharType="separate"/>
      </w:r>
      <w:r>
        <w:rPr>
          <w:rStyle w:val="27"/>
        </w:rPr>
        <w:t>2.1.</w:t>
      </w:r>
      <w:r>
        <w:rPr>
          <w:rFonts w:asciiTheme="minorHAnsi" w:hAnsiTheme="minorHAnsi" w:eastAsiaTheme="minorEastAsia" w:cstheme="minorBidi"/>
          <w:color w:val="auto"/>
          <w:sz w:val="22"/>
        </w:rPr>
        <w:tab/>
      </w:r>
      <w:r>
        <w:rPr>
          <w:rStyle w:val="27"/>
        </w:rPr>
        <w:t>Bối cảnh sản phẩm</w:t>
      </w:r>
      <w:r>
        <w:tab/>
      </w:r>
      <w:r>
        <w:fldChar w:fldCharType="begin"/>
      </w:r>
      <w:r>
        <w:instrText xml:space="preserve"> PAGEREF _Toc531547429 \h </w:instrText>
      </w:r>
      <w:r>
        <w:fldChar w:fldCharType="separate"/>
      </w:r>
      <w:r>
        <w:t>22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"_Toc531547430" </w:instrText>
      </w:r>
      <w:r>
        <w:fldChar w:fldCharType="separate"/>
      </w:r>
      <w:r>
        <w:rPr>
          <w:rStyle w:val="27"/>
        </w:rPr>
        <w:t>2.2.</w:t>
      </w:r>
      <w:r>
        <w:rPr>
          <w:rFonts w:asciiTheme="minorHAnsi" w:hAnsiTheme="minorHAnsi" w:eastAsiaTheme="minorEastAsia" w:cstheme="minorBidi"/>
          <w:color w:val="auto"/>
          <w:sz w:val="22"/>
        </w:rPr>
        <w:tab/>
      </w:r>
      <w:r>
        <w:rPr>
          <w:rStyle w:val="27"/>
        </w:rPr>
        <w:t>Các chức năng của sản phẩm</w:t>
      </w:r>
      <w:r>
        <w:tab/>
      </w:r>
      <w:r>
        <w:fldChar w:fldCharType="begin"/>
      </w:r>
      <w:r>
        <w:instrText xml:space="preserve"> PAGEREF _Toc531547430 \h </w:instrText>
      </w:r>
      <w:r>
        <w:fldChar w:fldCharType="separate"/>
      </w:r>
      <w:r>
        <w:t>22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"_Toc531547431" </w:instrText>
      </w:r>
      <w:r>
        <w:fldChar w:fldCharType="separate"/>
      </w:r>
      <w:r>
        <w:rPr>
          <w:rStyle w:val="27"/>
        </w:rPr>
        <w:t>2.3.</w:t>
      </w:r>
      <w:r>
        <w:rPr>
          <w:rFonts w:asciiTheme="minorHAnsi" w:hAnsiTheme="minorHAnsi" w:eastAsiaTheme="minorEastAsia" w:cstheme="minorBidi"/>
          <w:color w:val="auto"/>
          <w:sz w:val="22"/>
        </w:rPr>
        <w:tab/>
      </w:r>
      <w:r>
        <w:rPr>
          <w:rStyle w:val="27"/>
        </w:rPr>
        <w:t>Đặc điểm người sử dụng</w:t>
      </w:r>
      <w:r>
        <w:tab/>
      </w:r>
      <w:r>
        <w:fldChar w:fldCharType="begin"/>
      </w:r>
      <w:r>
        <w:instrText xml:space="preserve"> PAGEREF _Toc531547431 \h </w:instrText>
      </w:r>
      <w:r>
        <w:fldChar w:fldCharType="separate"/>
      </w:r>
      <w:r>
        <w:t>26</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"_Toc531547432" </w:instrText>
      </w:r>
      <w:r>
        <w:fldChar w:fldCharType="separate"/>
      </w:r>
      <w:r>
        <w:rPr>
          <w:rStyle w:val="27"/>
        </w:rPr>
        <w:t>2.4.</w:t>
      </w:r>
      <w:r>
        <w:rPr>
          <w:rFonts w:asciiTheme="minorHAnsi" w:hAnsiTheme="minorHAnsi" w:eastAsiaTheme="minorEastAsia" w:cstheme="minorBidi"/>
          <w:color w:val="auto"/>
          <w:sz w:val="22"/>
        </w:rPr>
        <w:tab/>
      </w:r>
      <w:r>
        <w:rPr>
          <w:rStyle w:val="27"/>
        </w:rPr>
        <w:t>Môi trường vận hành</w:t>
      </w:r>
      <w:r>
        <w:tab/>
      </w:r>
      <w:r>
        <w:fldChar w:fldCharType="begin"/>
      </w:r>
      <w:r>
        <w:instrText xml:space="preserve"> PAGEREF _Toc531547432 \h </w:instrText>
      </w:r>
      <w:r>
        <w:fldChar w:fldCharType="separate"/>
      </w:r>
      <w:r>
        <w:t>28</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"_Toc531547433" </w:instrText>
      </w:r>
      <w:r>
        <w:fldChar w:fldCharType="separate"/>
      </w:r>
      <w:r>
        <w:rPr>
          <w:rStyle w:val="27"/>
        </w:rPr>
        <w:t>2.5.</w:t>
      </w:r>
      <w:r>
        <w:rPr>
          <w:rFonts w:asciiTheme="minorHAnsi" w:hAnsiTheme="minorHAnsi" w:eastAsiaTheme="minorEastAsia" w:cstheme="minorBidi"/>
          <w:color w:val="auto"/>
          <w:sz w:val="22"/>
        </w:rPr>
        <w:tab/>
      </w:r>
      <w:r>
        <w:rPr>
          <w:rStyle w:val="27"/>
        </w:rPr>
        <w:t>Các ràng buộc về thực thi và thiết kế</w:t>
      </w:r>
      <w:r>
        <w:tab/>
      </w:r>
      <w:r>
        <w:fldChar w:fldCharType="begin"/>
      </w:r>
      <w:r>
        <w:instrText xml:space="preserve"> PAGEREF _Toc531547433 \h </w:instrText>
      </w:r>
      <w:r>
        <w:fldChar w:fldCharType="separate"/>
      </w:r>
      <w:r>
        <w:t>28</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"_Toc531547434" </w:instrText>
      </w:r>
      <w:r>
        <w:fldChar w:fldCharType="separate"/>
      </w:r>
      <w:r>
        <w:rPr>
          <w:rStyle w:val="27"/>
        </w:rPr>
        <w:t>2.6.</w:t>
      </w:r>
      <w:r>
        <w:rPr>
          <w:rFonts w:asciiTheme="minorHAnsi" w:hAnsiTheme="minorHAnsi" w:eastAsiaTheme="minorEastAsia" w:cstheme="minorBidi"/>
          <w:color w:val="auto"/>
          <w:sz w:val="22"/>
        </w:rPr>
        <w:tab/>
      </w:r>
      <w:r>
        <w:rPr>
          <w:rStyle w:val="27"/>
        </w:rPr>
        <w:t>Các giả định và phụ thuộc</w:t>
      </w:r>
      <w:r>
        <w:tab/>
      </w:r>
      <w:r>
        <w:fldChar w:fldCharType="begin"/>
      </w:r>
      <w:r>
        <w:instrText xml:space="preserve"> PAGEREF _Toc531547434 \h </w:instrText>
      </w:r>
      <w:r>
        <w:fldChar w:fldCharType="separate"/>
      </w:r>
      <w:r>
        <w:t>29</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"_Toc531547435" </w:instrText>
      </w:r>
      <w:r>
        <w:fldChar w:fldCharType="separate"/>
      </w:r>
      <w:r>
        <w:rPr>
          <w:rStyle w:val="27"/>
          <w:lang w:eastAsia="zh-CN"/>
        </w:rPr>
        <w:t>3.</w:t>
      </w:r>
      <w:r>
        <w:rPr>
          <w:rFonts w:asciiTheme="minorHAnsi" w:hAnsiTheme="minorHAnsi" w:eastAsiaTheme="minorEastAsia" w:cstheme="minorBidi"/>
          <w:color w:val="auto"/>
          <w:sz w:val="22"/>
        </w:rPr>
        <w:tab/>
      </w:r>
      <w:r>
        <w:rPr>
          <w:rStyle w:val="27"/>
          <w:lang w:eastAsia="zh-CN"/>
        </w:rPr>
        <w:t>Các yêu cầu giao tiếp bên ngoài</w:t>
      </w:r>
      <w:r>
        <w:tab/>
      </w:r>
      <w:r>
        <w:fldChar w:fldCharType="begin"/>
      </w:r>
      <w:r>
        <w:instrText xml:space="preserve"> PAGEREF _Toc531547435 \h </w:instrText>
      </w:r>
      <w:r>
        <w:fldChar w:fldCharType="separate"/>
      </w:r>
      <w:r>
        <w:t>29</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"_Toc531547436" </w:instrText>
      </w:r>
      <w:r>
        <w:fldChar w:fldCharType="separate"/>
      </w:r>
      <w:r>
        <w:rPr>
          <w:rStyle w:val="27"/>
        </w:rPr>
        <w:t>Giao tiếp phần cứng</w:t>
      </w:r>
      <w:r>
        <w:tab/>
      </w:r>
      <w:r>
        <w:fldChar w:fldCharType="begin"/>
      </w:r>
      <w:r>
        <w:instrText xml:space="preserve"> PAGEREF _Toc531547436 \h </w:instrText>
      </w:r>
      <w:r>
        <w:fldChar w:fldCharType="separate"/>
      </w:r>
      <w:r>
        <w:t>30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"_Toc531547437" </w:instrText>
      </w:r>
      <w:r>
        <w:fldChar w:fldCharType="separate"/>
      </w:r>
      <w:r>
        <w:rPr>
          <w:rStyle w:val="27"/>
        </w:rPr>
        <w:t>1.1.</w:t>
      </w:r>
      <w:r>
        <w:rPr>
          <w:rFonts w:asciiTheme="minorHAnsi" w:hAnsiTheme="minorHAnsi" w:eastAsiaTheme="minorEastAsia" w:cstheme="minorBidi"/>
          <w:color w:val="auto"/>
          <w:sz w:val="22"/>
        </w:rPr>
        <w:tab/>
      </w:r>
      <w:r>
        <w:rPr>
          <w:rStyle w:val="27"/>
        </w:rPr>
        <w:t>Giao tiếp phần mềm</w:t>
      </w:r>
      <w:r>
        <w:tab/>
      </w:r>
      <w:r>
        <w:fldChar w:fldCharType="begin"/>
      </w:r>
      <w:r>
        <w:instrText xml:space="preserve"> PAGEREF _Toc531547437 \h </w:instrText>
      </w:r>
      <w:r>
        <w:fldChar w:fldCharType="separate"/>
      </w:r>
      <w:r>
        <w:t>30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"_Toc531547438" </w:instrText>
      </w:r>
      <w:r>
        <w:fldChar w:fldCharType="separate"/>
      </w:r>
      <w:r>
        <w:rPr>
          <w:rStyle w:val="27"/>
        </w:rPr>
        <w:t>1.2.</w:t>
      </w:r>
      <w:r>
        <w:rPr>
          <w:rFonts w:asciiTheme="minorHAnsi" w:hAnsiTheme="minorHAnsi" w:eastAsiaTheme="minorEastAsia" w:cstheme="minorBidi"/>
          <w:color w:val="auto"/>
          <w:sz w:val="22"/>
        </w:rPr>
        <w:tab/>
      </w:r>
      <w:r>
        <w:rPr>
          <w:rStyle w:val="27"/>
        </w:rPr>
        <w:t>Giao diện truyền thông</w:t>
      </w:r>
      <w:r>
        <w:tab/>
      </w:r>
      <w:r>
        <w:fldChar w:fldCharType="begin"/>
      </w:r>
      <w:r>
        <w:instrText xml:space="preserve"> PAGEREF _Toc531547438 \h </w:instrText>
      </w:r>
      <w:r>
        <w:fldChar w:fldCharType="separate"/>
      </w:r>
      <w:r>
        <w:t>31</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"_Toc531547439" </w:instrText>
      </w:r>
      <w:r>
        <w:fldChar w:fldCharType="separate"/>
      </w:r>
      <w:r>
        <w:rPr>
          <w:rStyle w:val="27"/>
          <w:lang w:eastAsia="zh-CN"/>
        </w:rPr>
        <w:t>a.</w:t>
      </w:r>
      <w:r>
        <w:rPr>
          <w:rFonts w:asciiTheme="minorHAnsi" w:hAnsiTheme="minorHAnsi" w:eastAsiaTheme="minorEastAsia" w:cstheme="minorBidi"/>
          <w:color w:val="auto"/>
          <w:sz w:val="22"/>
        </w:rPr>
        <w:tab/>
      </w:r>
      <w:r>
        <w:rPr>
          <w:rStyle w:val="27"/>
          <w:lang w:eastAsia="zh-CN"/>
        </w:rPr>
        <w:t>Yêu cầu phần mềm</w:t>
      </w:r>
      <w:r>
        <w:tab/>
      </w:r>
      <w:r>
        <w:fldChar w:fldCharType="begin"/>
      </w:r>
      <w:r>
        <w:instrText xml:space="preserve"> PAGEREF _Toc531547439 \h </w:instrText>
      </w:r>
      <w:r>
        <w:fldChar w:fldCharType="separate"/>
      </w:r>
      <w:r>
        <w:t>31</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"_Toc531547440" </w:instrText>
      </w:r>
      <w:r>
        <w:fldChar w:fldCharType="separate"/>
      </w:r>
      <w:r>
        <w:rPr>
          <w:rStyle w:val="27"/>
        </w:rPr>
        <w:t>UC_LOI và UC_LOU</w:t>
      </w:r>
      <w:r>
        <w:tab/>
      </w:r>
      <w:r>
        <w:fldChar w:fldCharType="begin"/>
      </w:r>
      <w:r>
        <w:instrText xml:space="preserve"> PAGEREF _Toc531547440 \h </w:instrText>
      </w:r>
      <w:r>
        <w:fldChar w:fldCharType="separate"/>
      </w:r>
      <w:r>
        <w:t>32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"_Toc531547441" </w:instrText>
      </w:r>
      <w:r>
        <w:fldChar w:fldCharType="separate"/>
      </w:r>
      <w:r>
        <w:rPr>
          <w:rStyle w:val="27"/>
        </w:rPr>
        <w:t>1.1.</w:t>
      </w:r>
      <w:r>
        <w:rPr>
          <w:rFonts w:asciiTheme="minorHAnsi" w:hAnsiTheme="minorHAnsi" w:eastAsiaTheme="minorEastAsia" w:cstheme="minorBidi"/>
          <w:color w:val="auto"/>
          <w:sz w:val="22"/>
        </w:rPr>
        <w:tab/>
      </w:r>
      <w:r>
        <w:rPr>
          <w:rStyle w:val="27"/>
        </w:rPr>
        <w:t>UC_REP</w:t>
      </w:r>
      <w:r>
        <w:tab/>
      </w:r>
      <w:r>
        <w:fldChar w:fldCharType="begin"/>
      </w:r>
      <w:r>
        <w:instrText xml:space="preserve"> PAGEREF _Toc531547441 \h </w:instrText>
      </w:r>
      <w:r>
        <w:fldChar w:fldCharType="separate"/>
      </w:r>
      <w:r>
        <w:t>33</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"_Toc531547442" </w:instrText>
      </w:r>
      <w:r>
        <w:fldChar w:fldCharType="separate"/>
      </w:r>
      <w:r>
        <w:rPr>
          <w:rStyle w:val="27"/>
        </w:rPr>
        <w:t>1.2.</w:t>
      </w:r>
      <w:r>
        <w:rPr>
          <w:rFonts w:asciiTheme="minorHAnsi" w:hAnsiTheme="minorHAnsi" w:eastAsiaTheme="minorEastAsia" w:cstheme="minorBidi"/>
          <w:color w:val="auto"/>
          <w:sz w:val="22"/>
        </w:rPr>
        <w:tab/>
      </w:r>
      <w:r>
        <w:rPr>
          <w:rStyle w:val="27"/>
        </w:rPr>
        <w:t>UC_STM</w:t>
      </w:r>
      <w:r>
        <w:tab/>
      </w:r>
      <w:r>
        <w:fldChar w:fldCharType="begin"/>
      </w:r>
      <w:r>
        <w:instrText xml:space="preserve"> PAGEREF _Toc531547442 \h </w:instrText>
      </w:r>
      <w:r>
        <w:fldChar w:fldCharType="separate"/>
      </w:r>
      <w:r>
        <w:t>35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"_Toc531547443" </w:instrText>
      </w:r>
      <w:r>
        <w:fldChar w:fldCharType="separate"/>
      </w:r>
      <w:r>
        <w:rPr>
          <w:rStyle w:val="27"/>
        </w:rPr>
        <w:t>1.3.</w:t>
      </w:r>
      <w:r>
        <w:rPr>
          <w:rFonts w:asciiTheme="minorHAnsi" w:hAnsiTheme="minorHAnsi" w:eastAsiaTheme="minorEastAsia" w:cstheme="minorBidi"/>
          <w:color w:val="auto"/>
          <w:sz w:val="22"/>
        </w:rPr>
        <w:tab/>
      </w:r>
      <w:r>
        <w:rPr>
          <w:rStyle w:val="27"/>
        </w:rPr>
        <w:t>UC_TEM</w:t>
      </w:r>
      <w:r>
        <w:tab/>
      </w:r>
      <w:r>
        <w:fldChar w:fldCharType="begin"/>
      </w:r>
      <w:r>
        <w:instrText xml:space="preserve"> PAGEREF _Toc531547443 \h </w:instrText>
      </w:r>
      <w:r>
        <w:fldChar w:fldCharType="separate"/>
      </w:r>
      <w:r>
        <w:t>37</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"_Toc531547444" </w:instrText>
      </w:r>
      <w:r>
        <w:fldChar w:fldCharType="separate"/>
      </w:r>
      <w:r>
        <w:rPr>
          <w:rStyle w:val="27"/>
        </w:rPr>
        <w:t>1.4.</w:t>
      </w:r>
      <w:r>
        <w:rPr>
          <w:rFonts w:asciiTheme="minorHAnsi" w:hAnsiTheme="minorHAnsi" w:eastAsiaTheme="minorEastAsia" w:cstheme="minorBidi"/>
          <w:color w:val="auto"/>
          <w:sz w:val="22"/>
        </w:rPr>
        <w:tab/>
      </w:r>
      <w:r>
        <w:rPr>
          <w:rStyle w:val="27"/>
        </w:rPr>
        <w:t>UC_EMM</w:t>
      </w:r>
      <w:r>
        <w:tab/>
      </w:r>
      <w:r>
        <w:fldChar w:fldCharType="begin"/>
      </w:r>
      <w:r>
        <w:instrText xml:space="preserve"> PAGEREF _Toc531547444 \h </w:instrText>
      </w:r>
      <w:r>
        <w:fldChar w:fldCharType="separate"/>
      </w:r>
      <w:r>
        <w:t>39</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"_Toc531547445" </w:instrText>
      </w:r>
      <w:r>
        <w:fldChar w:fldCharType="separate"/>
      </w:r>
      <w:r>
        <w:rPr>
          <w:rStyle w:val="27"/>
        </w:rPr>
        <w:t>1.5.</w:t>
      </w:r>
      <w:r>
        <w:rPr>
          <w:rFonts w:asciiTheme="minorHAnsi" w:hAnsiTheme="minorHAnsi" w:eastAsiaTheme="minorEastAsia" w:cstheme="minorBidi"/>
          <w:color w:val="auto"/>
          <w:sz w:val="22"/>
        </w:rPr>
        <w:tab/>
      </w:r>
      <w:r>
        <w:rPr>
          <w:rStyle w:val="27"/>
        </w:rPr>
        <w:t>UC_WAM</w:t>
      </w:r>
      <w:r>
        <w:tab/>
      </w:r>
      <w:r>
        <w:fldChar w:fldCharType="begin"/>
      </w:r>
      <w:r>
        <w:instrText xml:space="preserve"> PAGEREF _Toc531547445 \h </w:instrText>
      </w:r>
      <w:r>
        <w:fldChar w:fldCharType="separate"/>
      </w:r>
      <w:r>
        <w:t>41</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"_Toc531547446" </w:instrText>
      </w:r>
      <w:r>
        <w:fldChar w:fldCharType="separate"/>
      </w:r>
      <w:r>
        <w:rPr>
          <w:rStyle w:val="27"/>
        </w:rPr>
        <w:t>1.6.</w:t>
      </w:r>
      <w:r>
        <w:rPr>
          <w:rFonts w:asciiTheme="minorHAnsi" w:hAnsiTheme="minorHAnsi" w:eastAsiaTheme="minorEastAsia" w:cstheme="minorBidi"/>
          <w:color w:val="auto"/>
          <w:sz w:val="22"/>
        </w:rPr>
        <w:tab/>
      </w:r>
      <w:r>
        <w:rPr>
          <w:rStyle w:val="27"/>
        </w:rPr>
        <w:t>UC_ADM</w:t>
      </w:r>
      <w:r>
        <w:tab/>
      </w:r>
      <w:r>
        <w:fldChar w:fldCharType="begin"/>
      </w:r>
      <w:r>
        <w:instrText xml:space="preserve"> PAGEREF _Toc531547446 \h </w:instrText>
      </w:r>
      <w:r>
        <w:fldChar w:fldCharType="separate"/>
      </w:r>
      <w:r>
        <w:t>42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"_Toc531547447" </w:instrText>
      </w:r>
      <w:r>
        <w:fldChar w:fldCharType="separate"/>
      </w:r>
      <w:r>
        <w:rPr>
          <w:rStyle w:val="27"/>
        </w:rPr>
        <w:t>1.7.</w:t>
      </w:r>
      <w:r>
        <w:rPr>
          <w:rFonts w:asciiTheme="minorHAnsi" w:hAnsiTheme="minorHAnsi" w:eastAsiaTheme="minorEastAsia" w:cstheme="minorBidi"/>
          <w:color w:val="auto"/>
          <w:sz w:val="22"/>
        </w:rPr>
        <w:tab/>
      </w:r>
      <w:r>
        <w:rPr>
          <w:rStyle w:val="27"/>
        </w:rPr>
        <w:t>UC_CLM</w:t>
      </w:r>
      <w:r>
        <w:tab/>
      </w:r>
      <w:r>
        <w:fldChar w:fldCharType="begin"/>
      </w:r>
      <w:r>
        <w:instrText xml:space="preserve"> PAGEREF _Toc531547447 \h </w:instrText>
      </w:r>
      <w:r>
        <w:fldChar w:fldCharType="separate"/>
      </w:r>
      <w:r>
        <w:t>43</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"_Toc531547448" </w:instrText>
      </w:r>
      <w:r>
        <w:fldChar w:fldCharType="separate"/>
      </w:r>
      <w:r>
        <w:rPr>
          <w:rStyle w:val="27"/>
        </w:rPr>
        <w:t>1.8.</w:t>
      </w:r>
      <w:r>
        <w:rPr>
          <w:rFonts w:asciiTheme="minorHAnsi" w:hAnsiTheme="minorHAnsi" w:eastAsiaTheme="minorEastAsia" w:cstheme="minorBidi"/>
          <w:color w:val="auto"/>
          <w:sz w:val="22"/>
        </w:rPr>
        <w:tab/>
      </w:r>
      <w:r>
        <w:rPr>
          <w:rStyle w:val="27"/>
        </w:rPr>
        <w:t>UC_ACM</w:t>
      </w:r>
      <w:r>
        <w:tab/>
      </w:r>
      <w:r>
        <w:fldChar w:fldCharType="begin"/>
      </w:r>
      <w:r>
        <w:instrText xml:space="preserve"> PAGEREF _Toc531547448 \h </w:instrText>
      </w:r>
      <w:r>
        <w:fldChar w:fldCharType="separate"/>
      </w:r>
      <w:r>
        <w:t>45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"_Toc531547449" </w:instrText>
      </w:r>
      <w:r>
        <w:fldChar w:fldCharType="separate"/>
      </w:r>
      <w:r>
        <w:rPr>
          <w:rStyle w:val="27"/>
        </w:rPr>
        <w:t>1.9.</w:t>
      </w:r>
      <w:r>
        <w:rPr>
          <w:rFonts w:asciiTheme="minorHAnsi" w:hAnsiTheme="minorHAnsi" w:eastAsiaTheme="minorEastAsia" w:cstheme="minorBidi"/>
          <w:color w:val="auto"/>
          <w:sz w:val="22"/>
        </w:rPr>
        <w:tab/>
      </w:r>
      <w:r>
        <w:rPr>
          <w:rStyle w:val="27"/>
        </w:rPr>
        <w:t>UC_CYM</w:t>
      </w:r>
      <w:r>
        <w:tab/>
      </w:r>
      <w:r>
        <w:fldChar w:fldCharType="begin"/>
      </w:r>
      <w:r>
        <w:instrText xml:space="preserve"> PAGEREF _Toc531547449 \h </w:instrText>
      </w:r>
      <w:r>
        <w:fldChar w:fldCharType="separate"/>
      </w:r>
      <w:r>
        <w:t>47</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"_Toc531547450" </w:instrText>
      </w:r>
      <w:r>
        <w:fldChar w:fldCharType="separate"/>
      </w:r>
      <w:r>
        <w:rPr>
          <w:rStyle w:val="27"/>
        </w:rPr>
        <w:t>1.10.</w:t>
      </w:r>
      <w:r>
        <w:rPr>
          <w:rFonts w:asciiTheme="minorHAnsi" w:hAnsiTheme="minorHAnsi" w:eastAsiaTheme="minorEastAsia" w:cstheme="minorBidi"/>
          <w:color w:val="auto"/>
          <w:sz w:val="22"/>
        </w:rPr>
        <w:tab/>
      </w:r>
      <w:r>
        <w:rPr>
          <w:rStyle w:val="27"/>
        </w:rPr>
        <w:t>UC_CYM</w:t>
      </w:r>
      <w:r>
        <w:tab/>
      </w:r>
      <w:r>
        <w:fldChar w:fldCharType="begin"/>
      </w:r>
      <w:r>
        <w:instrText xml:space="preserve"> PAGEREF _Toc531547450 \h </w:instrText>
      </w:r>
      <w:r>
        <w:fldChar w:fldCharType="separate"/>
      </w:r>
      <w:r>
        <w:t>49</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"_Toc531547451" </w:instrText>
      </w:r>
      <w:r>
        <w:fldChar w:fldCharType="separate"/>
      </w:r>
      <w:r>
        <w:rPr>
          <w:rStyle w:val="27"/>
        </w:rPr>
        <w:t>1.11.</w:t>
      </w:r>
      <w:r>
        <w:rPr>
          <w:rFonts w:asciiTheme="minorHAnsi" w:hAnsiTheme="minorHAnsi" w:eastAsiaTheme="minorEastAsia" w:cstheme="minorBidi"/>
          <w:color w:val="auto"/>
          <w:sz w:val="22"/>
        </w:rPr>
        <w:tab/>
      </w:r>
      <w:r>
        <w:rPr>
          <w:rStyle w:val="27"/>
        </w:rPr>
        <w:t>UC_MAM</w:t>
      </w:r>
      <w:r>
        <w:tab/>
      </w:r>
      <w:r>
        <w:fldChar w:fldCharType="begin"/>
      </w:r>
      <w:r>
        <w:instrText xml:space="preserve"> PAGEREF _Toc531547451 \h </w:instrText>
      </w:r>
      <w:r>
        <w:fldChar w:fldCharType="separate"/>
      </w:r>
      <w:r>
        <w:t>50</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"_Toc531547452" </w:instrText>
      </w:r>
      <w:r>
        <w:fldChar w:fldCharType="separate"/>
      </w:r>
      <w:r>
        <w:rPr>
          <w:rStyle w:val="27"/>
        </w:rPr>
        <w:t>1.12.</w:t>
      </w:r>
      <w:r>
        <w:rPr>
          <w:rFonts w:asciiTheme="minorHAnsi" w:hAnsiTheme="minorHAnsi" w:eastAsiaTheme="minorEastAsia" w:cstheme="minorBidi"/>
          <w:color w:val="auto"/>
          <w:sz w:val="22"/>
        </w:rPr>
        <w:tab/>
      </w:r>
      <w:r>
        <w:rPr>
          <w:rStyle w:val="27"/>
        </w:rPr>
        <w:t>UC_ROM</w:t>
      </w:r>
      <w:r>
        <w:tab/>
      </w:r>
      <w:r>
        <w:fldChar w:fldCharType="begin"/>
      </w:r>
      <w:r>
        <w:instrText xml:space="preserve"> PAGEREF _Toc531547452 \h </w:instrText>
      </w:r>
      <w:r>
        <w:fldChar w:fldCharType="separate"/>
      </w:r>
      <w:r>
        <w:t>52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"_Toc531547453" </w:instrText>
      </w:r>
      <w:r>
        <w:fldChar w:fldCharType="separate"/>
      </w:r>
      <w:r>
        <w:rPr>
          <w:rStyle w:val="27"/>
        </w:rPr>
        <w:t>1.13.</w:t>
      </w:r>
      <w:r>
        <w:rPr>
          <w:rFonts w:asciiTheme="minorHAnsi" w:hAnsiTheme="minorHAnsi" w:eastAsiaTheme="minorEastAsia" w:cstheme="minorBidi"/>
          <w:color w:val="auto"/>
          <w:sz w:val="22"/>
        </w:rPr>
        <w:tab/>
      </w:r>
      <w:r>
        <w:rPr>
          <w:rStyle w:val="27"/>
        </w:rPr>
        <w:t>UC_STM</w:t>
      </w:r>
      <w:r>
        <w:tab/>
      </w:r>
      <w:r>
        <w:fldChar w:fldCharType="begin"/>
      </w:r>
      <w:r>
        <w:instrText xml:space="preserve"> PAGEREF _Toc531547453 \h </w:instrText>
      </w:r>
      <w:r>
        <w:fldChar w:fldCharType="separate"/>
      </w:r>
      <w:r>
        <w:t>53</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"_Toc531547454" </w:instrText>
      </w:r>
      <w:r>
        <w:fldChar w:fldCharType="separate"/>
      </w:r>
      <w:r>
        <w:rPr>
          <w:rStyle w:val="27"/>
          <w:lang w:eastAsia="zh-CN"/>
        </w:rPr>
        <w:t>b.</w:t>
      </w:r>
      <w:r>
        <w:rPr>
          <w:rFonts w:asciiTheme="minorHAnsi" w:hAnsiTheme="minorHAnsi" w:eastAsiaTheme="minorEastAsia" w:cstheme="minorBidi"/>
          <w:color w:val="auto"/>
          <w:sz w:val="22"/>
        </w:rPr>
        <w:tab/>
      </w:r>
      <w:r>
        <w:rPr>
          <w:rStyle w:val="27"/>
          <w:lang w:eastAsia="zh-CN"/>
        </w:rPr>
        <w:t>Các yêu cầu chức năng</w:t>
      </w:r>
      <w:r>
        <w:tab/>
      </w:r>
      <w:r>
        <w:fldChar w:fldCharType="begin"/>
      </w:r>
      <w:r>
        <w:instrText xml:space="preserve"> PAGEREF _Toc531547454 \h </w:instrText>
      </w:r>
      <w:r>
        <w:fldChar w:fldCharType="separate"/>
      </w:r>
      <w:r>
        <w:t>55</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"_Toc531547455" </w:instrText>
      </w:r>
      <w:r>
        <w:fldChar w:fldCharType="separate"/>
      </w:r>
      <w:r>
        <w:rPr>
          <w:rStyle w:val="27"/>
        </w:rPr>
        <w:t>Yêu cầu thực thi</w:t>
      </w:r>
      <w:r>
        <w:tab/>
      </w:r>
      <w:r>
        <w:fldChar w:fldCharType="begin"/>
      </w:r>
      <w:r>
        <w:instrText xml:space="preserve"> PAGEREF _Toc531547455 \h </w:instrText>
      </w:r>
      <w:r>
        <w:fldChar w:fldCharType="separate"/>
      </w:r>
      <w:r>
        <w:t>55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"_Toc531547456" </w:instrText>
      </w:r>
      <w:r>
        <w:fldChar w:fldCharType="separate"/>
      </w:r>
      <w:r>
        <w:rPr>
          <w:rStyle w:val="27"/>
        </w:rPr>
        <w:t>1.1.</w:t>
      </w:r>
      <w:r>
        <w:rPr>
          <w:rFonts w:asciiTheme="minorHAnsi" w:hAnsiTheme="minorHAnsi" w:eastAsiaTheme="minorEastAsia" w:cstheme="minorBidi"/>
          <w:color w:val="auto"/>
          <w:sz w:val="22"/>
        </w:rPr>
        <w:tab/>
      </w:r>
      <w:r>
        <w:rPr>
          <w:rStyle w:val="27"/>
        </w:rPr>
        <w:t>Yêu cầu hiệu xuất</w:t>
      </w:r>
      <w:r>
        <w:tab/>
      </w:r>
      <w:r>
        <w:fldChar w:fldCharType="begin"/>
      </w:r>
      <w:r>
        <w:instrText xml:space="preserve"> PAGEREF _Toc531547456 \h </w:instrText>
      </w:r>
      <w:r>
        <w:fldChar w:fldCharType="separate"/>
      </w:r>
      <w:r>
        <w:t>55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"_Toc531547457" </w:instrText>
      </w:r>
      <w:r>
        <w:fldChar w:fldCharType="separate"/>
      </w:r>
      <w:r>
        <w:rPr>
          <w:rStyle w:val="27"/>
        </w:rPr>
        <w:t>1.2.</w:t>
      </w:r>
      <w:r>
        <w:rPr>
          <w:rFonts w:asciiTheme="minorHAnsi" w:hAnsiTheme="minorHAnsi" w:eastAsiaTheme="minorEastAsia" w:cstheme="minorBidi"/>
          <w:color w:val="auto"/>
          <w:sz w:val="22"/>
        </w:rPr>
        <w:tab/>
      </w:r>
      <w:r>
        <w:rPr>
          <w:rStyle w:val="27"/>
        </w:rPr>
        <w:t>Yêu cầu bảo mật</w:t>
      </w:r>
      <w:r>
        <w:tab/>
      </w:r>
      <w:r>
        <w:fldChar w:fldCharType="begin"/>
      </w:r>
      <w:r>
        <w:instrText xml:space="preserve"> PAGEREF _Toc531547457 \h </w:instrText>
      </w:r>
      <w:r>
        <w:fldChar w:fldCharType="separate"/>
      </w:r>
      <w:r>
        <w:t>55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"_Toc531547458" </w:instrText>
      </w:r>
      <w:r>
        <w:fldChar w:fldCharType="separate"/>
      </w:r>
      <w:r>
        <w:rPr>
          <w:rStyle w:val="27"/>
        </w:rPr>
        <w:t>1.3.</w:t>
      </w:r>
      <w:r>
        <w:rPr>
          <w:rFonts w:asciiTheme="minorHAnsi" w:hAnsiTheme="minorHAnsi" w:eastAsiaTheme="minorEastAsia" w:cstheme="minorBidi"/>
          <w:color w:val="auto"/>
          <w:sz w:val="22"/>
        </w:rPr>
        <w:tab/>
      </w:r>
      <w:r>
        <w:rPr>
          <w:rStyle w:val="27"/>
        </w:rPr>
        <w:t>Thuộc tính chất lượng phần mềm</w:t>
      </w:r>
      <w:r>
        <w:tab/>
      </w:r>
      <w:r>
        <w:fldChar w:fldCharType="begin"/>
      </w:r>
      <w:r>
        <w:instrText xml:space="preserve"> PAGEREF _Toc531547458 \h </w:instrText>
      </w:r>
      <w:r>
        <w:fldChar w:fldCharType="separate"/>
      </w:r>
      <w:r>
        <w:t>55</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"_Toc531547459" </w:instrText>
      </w:r>
      <w:r>
        <w:fldChar w:fldCharType="separate"/>
      </w:r>
      <w:r>
        <w:rPr>
          <w:rStyle w:val="27"/>
        </w:rPr>
        <w:t>1.4.</w:t>
      </w:r>
      <w:r>
        <w:rPr>
          <w:rFonts w:asciiTheme="minorHAnsi" w:hAnsiTheme="minorHAnsi" w:eastAsiaTheme="minorEastAsia" w:cstheme="minorBidi"/>
          <w:color w:val="auto"/>
          <w:sz w:val="22"/>
        </w:rPr>
        <w:tab/>
      </w:r>
      <w:r>
        <w:rPr>
          <w:rStyle w:val="27"/>
        </w:rPr>
        <w:t>Quy tắc nghiệp vụ</w:t>
      </w:r>
      <w:r>
        <w:tab/>
      </w:r>
      <w:r>
        <w:fldChar w:fldCharType="begin"/>
      </w:r>
      <w:r>
        <w:instrText xml:space="preserve"> PAGEREF _Toc531547459 \h </w:instrText>
      </w:r>
      <w:r>
        <w:fldChar w:fldCharType="separate"/>
      </w:r>
      <w:r>
        <w:t>57</w:t>
      </w:r>
      <w:r>
        <w:fldChar w:fldCharType="end"/>
      </w:r>
      <w:r>
        <w:fldChar w:fldCharType="end"/>
      </w:r>
    </w:p>
    <w:p>
      <w:pPr>
        <w:pStyle w:val="20"/>
        <w:rPr>
          <w:rFonts w:asciiTheme="minorHAnsi" w:hAnsiTheme="minorHAnsi" w:eastAsiaTheme="minorEastAsia" w:cstheme="minorBidi"/>
          <w:color w:val="auto"/>
          <w:sz w:val="22"/>
        </w:rPr>
      </w:pPr>
      <w:r>
        <w:fldChar w:fldCharType="begin"/>
      </w:r>
      <w:r>
        <w:instrText xml:space="preserve"> HYPERLINK \l "_Toc531547460" </w:instrText>
      </w:r>
      <w:r>
        <w:fldChar w:fldCharType="separate"/>
      </w:r>
      <w:r>
        <w:rPr>
          <w:rStyle w:val="27"/>
        </w:rPr>
        <w:t>CHƯƠNG 2: THIẾT KẾ VÀ CÀI ĐẶT GIẢI PHÁP</w:t>
      </w:r>
      <w:r>
        <w:tab/>
      </w:r>
      <w:r>
        <w:fldChar w:fldCharType="begin"/>
      </w:r>
      <w:r>
        <w:instrText xml:space="preserve"> PAGEREF _Toc531547460 \h </w:instrText>
      </w:r>
      <w:r>
        <w:fldChar w:fldCharType="separate"/>
      </w:r>
      <w:r>
        <w:t>58</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"_Toc531547461" </w:instrText>
      </w:r>
      <w:r>
        <w:fldChar w:fldCharType="separate"/>
      </w:r>
      <w:r>
        <w:rPr>
          <w:rStyle w:val="27"/>
        </w:rPr>
        <w:t>1.</w:t>
      </w:r>
      <w:r>
        <w:rPr>
          <w:rFonts w:asciiTheme="minorHAnsi" w:hAnsiTheme="minorHAnsi" w:eastAsiaTheme="minorEastAsia" w:cstheme="minorBidi"/>
          <w:color w:val="auto"/>
          <w:sz w:val="22"/>
        </w:rPr>
        <w:tab/>
      </w:r>
      <w:r>
        <w:rPr>
          <w:rStyle w:val="27"/>
        </w:rPr>
        <w:t>Tổng quan hệ thống</w:t>
      </w:r>
      <w:r>
        <w:tab/>
      </w:r>
      <w:r>
        <w:fldChar w:fldCharType="begin"/>
      </w:r>
      <w:r>
        <w:instrText xml:space="preserve"> PAGEREF _Toc531547461 \h </w:instrText>
      </w:r>
      <w:r>
        <w:fldChar w:fldCharType="separate"/>
      </w:r>
      <w:r>
        <w:t>58</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"_Toc531547462" </w:instrText>
      </w:r>
      <w:r>
        <w:fldChar w:fldCharType="separate"/>
      </w:r>
      <w:r>
        <w:rPr>
          <w:rStyle w:val="27"/>
        </w:rPr>
        <w:t>1.1.</w:t>
      </w:r>
      <w:r>
        <w:rPr>
          <w:rFonts w:asciiTheme="minorHAnsi" w:hAnsiTheme="minorHAnsi" w:eastAsiaTheme="minorEastAsia" w:cstheme="minorBidi"/>
          <w:color w:val="auto"/>
          <w:sz w:val="22"/>
        </w:rPr>
        <w:tab/>
      </w:r>
      <w:r>
        <w:rPr>
          <w:rStyle w:val="27"/>
        </w:rPr>
        <w:t>Kiến trúc hệ thống</w:t>
      </w:r>
      <w:r>
        <w:tab/>
      </w:r>
      <w:r>
        <w:fldChar w:fldCharType="begin"/>
      </w:r>
      <w:r>
        <w:instrText xml:space="preserve"> PAGEREF _Toc531547462 \h </w:instrText>
      </w:r>
      <w:r>
        <w:fldChar w:fldCharType="separate"/>
      </w:r>
      <w:r>
        <w:t>58</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"_Toc531547463" </w:instrText>
      </w:r>
      <w:r>
        <w:fldChar w:fldCharType="separate"/>
      </w:r>
      <w:r>
        <w:rPr>
          <w:rStyle w:val="27"/>
        </w:rPr>
        <w:t>1.2.</w:t>
      </w:r>
      <w:r>
        <w:rPr>
          <w:rFonts w:asciiTheme="minorHAnsi" w:hAnsiTheme="minorHAnsi" w:eastAsiaTheme="minorEastAsia" w:cstheme="minorBidi"/>
          <w:color w:val="auto"/>
          <w:sz w:val="22"/>
        </w:rPr>
        <w:tab/>
      </w:r>
      <w:r>
        <w:rPr>
          <w:rStyle w:val="27"/>
        </w:rPr>
        <w:t>Thiết kế kiến trúc:</w:t>
      </w:r>
      <w:r>
        <w:tab/>
      </w:r>
      <w:r>
        <w:fldChar w:fldCharType="begin"/>
      </w:r>
      <w:r>
        <w:instrText xml:space="preserve"> PAGEREF _Toc531547463 \h </w:instrText>
      </w:r>
      <w:r>
        <w:fldChar w:fldCharType="separate"/>
      </w:r>
      <w:r>
        <w:t>58</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"_Toc531547464" </w:instrText>
      </w:r>
      <w:r>
        <w:fldChar w:fldCharType="separate"/>
      </w:r>
      <w:r>
        <w:rPr>
          <w:rStyle w:val="27"/>
        </w:rPr>
        <w:t>2.</w:t>
      </w:r>
      <w:r>
        <w:rPr>
          <w:rFonts w:asciiTheme="minorHAnsi" w:hAnsiTheme="minorHAnsi" w:eastAsiaTheme="minorEastAsia" w:cstheme="minorBidi"/>
          <w:color w:val="auto"/>
          <w:sz w:val="22"/>
        </w:rPr>
        <w:tab/>
      </w:r>
      <w:r>
        <w:rPr>
          <w:rStyle w:val="27"/>
        </w:rPr>
        <w:t>Mô tả sự phân rã</w:t>
      </w:r>
      <w:r>
        <w:tab/>
      </w:r>
      <w:r>
        <w:fldChar w:fldCharType="begin"/>
      </w:r>
      <w:r>
        <w:instrText xml:space="preserve"> PAGEREF _Toc531547464 \h </w:instrText>
      </w:r>
      <w:r>
        <w:fldChar w:fldCharType="separate"/>
      </w:r>
      <w:r>
        <w:t>58</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"_Toc531547465" </w:instrText>
      </w:r>
      <w:r>
        <w:fldChar w:fldCharType="separate"/>
      </w:r>
      <w:r>
        <w:rPr>
          <w:rStyle w:val="27"/>
        </w:rPr>
        <w:t>2.1.</w:t>
      </w:r>
      <w:r>
        <w:rPr>
          <w:rFonts w:asciiTheme="minorHAnsi" w:hAnsiTheme="minorHAnsi" w:eastAsiaTheme="minorEastAsia" w:cstheme="minorBidi"/>
          <w:color w:val="auto"/>
          <w:sz w:val="22"/>
        </w:rPr>
        <w:tab/>
      </w:r>
      <w:r>
        <w:rPr>
          <w:rStyle w:val="27"/>
        </w:rPr>
        <w:t>Mô hình CMD</w:t>
      </w:r>
      <w:r>
        <w:tab/>
      </w:r>
      <w:r>
        <w:fldChar w:fldCharType="begin"/>
      </w:r>
      <w:r>
        <w:instrText xml:space="preserve"> PAGEREF _Toc531547465 \h </w:instrText>
      </w:r>
      <w:r>
        <w:fldChar w:fldCharType="separate"/>
      </w:r>
      <w:r>
        <w:t>62</w:t>
      </w:r>
      <w:r>
        <w:fldChar w:fldCharType="end"/>
      </w:r>
      <w:r>
        <w:fldChar w:fldCharType="end"/>
      </w:r>
    </w:p>
    <w:p>
      <w:pPr>
        <w:pStyle w:val="22"/>
        <w:rPr>
          <w:rFonts w:asciiTheme="minorHAnsi" w:hAnsiTheme="minorHAnsi" w:eastAsiaTheme="minorEastAsia" w:cstheme="minorBidi"/>
          <w:color w:val="auto"/>
          <w:sz w:val="22"/>
        </w:rPr>
      </w:pPr>
      <w:r>
        <w:fldChar w:fldCharType="begin"/>
      </w:r>
      <w:r>
        <w:instrText xml:space="preserve"> HYPERLINK \l "_Toc531547466" </w:instrText>
      </w:r>
      <w:r>
        <w:fldChar w:fldCharType="separate"/>
      </w:r>
      <w:r>
        <w:rPr>
          <w:rStyle w:val="27"/>
        </w:rPr>
        <w:t>2.2.</w:t>
      </w:r>
      <w:r>
        <w:rPr>
          <w:rFonts w:asciiTheme="minorHAnsi" w:hAnsiTheme="minorHAnsi" w:eastAsiaTheme="minorEastAsia" w:cstheme="minorBidi"/>
          <w:color w:val="auto"/>
          <w:sz w:val="22"/>
        </w:rPr>
        <w:tab/>
      </w:r>
      <w:r>
        <w:rPr>
          <w:rStyle w:val="27"/>
        </w:rPr>
        <w:t>Mô hình dữ liệu mức luận lý (LDM)</w:t>
      </w:r>
      <w:r>
        <w:tab/>
      </w:r>
      <w:r>
        <w:fldChar w:fldCharType="begin"/>
      </w:r>
      <w:r>
        <w:instrText xml:space="preserve"> PAGEREF _Toc531547466 \h </w:instrText>
      </w:r>
      <w:r>
        <w:fldChar w:fldCharType="separate"/>
      </w:r>
      <w:r>
        <w:t>62</w:t>
      </w:r>
      <w:r>
        <w:fldChar w:fldCharType="end"/>
      </w:r>
      <w:r>
        <w:fldChar w:fldCharType="end"/>
      </w:r>
    </w:p>
    <w:p>
      <w:pPr>
        <w:pStyle w:val="21"/>
        <w:rPr>
          <w:rFonts w:asciiTheme="minorHAnsi" w:hAnsiTheme="minorHAnsi" w:eastAsiaTheme="minorEastAsia" w:cstheme="minorBidi"/>
          <w:color w:val="auto"/>
          <w:sz w:val="22"/>
        </w:rPr>
      </w:pPr>
      <w:r>
        <w:fldChar w:fldCharType="begin"/>
      </w:r>
      <w:r>
        <w:instrText xml:space="preserve"> HYPERLINK \l "_Toc531547467" </w:instrText>
      </w:r>
      <w:r>
        <w:fldChar w:fldCharType="separate"/>
      </w:r>
      <w:r>
        <w:rPr>
          <w:rStyle w:val="27"/>
        </w:rPr>
        <w:t>c.</w:t>
      </w:r>
      <w:r>
        <w:rPr>
          <w:rFonts w:asciiTheme="minorHAnsi" w:hAnsiTheme="minorHAnsi" w:eastAsiaTheme="minorEastAsia" w:cstheme="minorBidi"/>
          <w:color w:val="auto"/>
          <w:sz w:val="22"/>
        </w:rPr>
        <w:tab/>
      </w:r>
      <w:r>
        <w:rPr>
          <w:rStyle w:val="27"/>
        </w:rPr>
        <w:t>Thiết kế theo chức năng</w:t>
      </w:r>
      <w:r>
        <w:tab/>
      </w:r>
      <w:r>
        <w:fldChar w:fldCharType="begin"/>
      </w:r>
      <w:r>
        <w:instrText xml:space="preserve"> PAGEREF _Toc531547467 \h </w:instrText>
      </w:r>
      <w:r>
        <w:fldChar w:fldCharType="separate"/>
      </w:r>
      <w:r>
        <w:t>74</w:t>
      </w:r>
      <w:r>
        <w:fldChar w:fldCharType="end"/>
      </w:r>
      <w:r>
        <w:fldChar w:fldCharType="end"/>
      </w:r>
    </w:p>
    <w:p>
      <w:pPr>
        <w:spacing w:line="240" w:lineRule="auto"/>
        <w:ind w:firstLine="562"/>
      </w:pPr>
      <w:r>
        <w:rPr>
          <w:b/>
          <w:bCs/>
        </w:rPr>
        <w:fldChar w:fldCharType="end"/>
      </w:r>
    </w:p>
    <w:p>
      <w:pPr>
        <w:ind w:firstLine="0"/>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rPr>
          <w:b/>
          <w:bCs/>
          <w:color w:val="auto"/>
        </w:rPr>
      </w:pPr>
    </w:p>
    <w:p>
      <w:pPr>
        <w:ind w:firstLine="0"/>
        <w:rPr>
          <w:b/>
          <w:bCs/>
          <w:color w:val="auto"/>
        </w:rPr>
      </w:pPr>
    </w:p>
    <w:p>
      <w:pPr>
        <w:ind w:firstLine="0"/>
        <w:rPr>
          <w:b/>
          <w:bCs/>
          <w:color w:val="auto"/>
        </w:rPr>
      </w:pPr>
    </w:p>
    <w:p>
      <w:pPr>
        <w:ind w:firstLine="0"/>
        <w:rPr>
          <w:b/>
          <w:bCs/>
          <w:color w:val="auto"/>
        </w:rPr>
      </w:pPr>
    </w:p>
    <w:p>
      <w:pPr>
        <w:pStyle w:val="2"/>
      </w:pPr>
      <w:bookmarkStart w:id="16" w:name="_Toc530051397"/>
      <w:bookmarkStart w:id="17" w:name="_Toc531547408"/>
      <w:r>
        <w:t>TÓM TẮT</w:t>
      </w:r>
      <w:bookmarkEnd w:id="16"/>
      <w:bookmarkEnd w:id="17"/>
      <w:r>
        <w:tab/>
      </w:r>
    </w:p>
    <w:p>
      <w:pPr>
        <w:pStyle w:val="41"/>
        <w:numPr>
          <w:ilvl w:val="0"/>
          <w:numId w:val="0"/>
        </w:numPr>
        <w:shd w:val="clear" w:color="auto" w:fill="FFFFFF"/>
        <w:spacing w:after="120" w:line="288" w:lineRule="auto"/>
        <w:ind w:firstLine="720"/>
        <w:rPr>
          <w:szCs w:val="26"/>
        </w:rPr>
      </w:pPr>
      <w:r>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trên thế giới chúng ta hoàn toàn tự tin đưa các thành tựu công nghệ mới vào việc vận hành và phát triển phục vụ phúc lợi xã hội cũng như phục vụ nhu cầu ứng dụng công nghệ thông tin đang ngày càng tăng của các doanh nghiệp, tổ chức, các nhân, các website và hệ thống quản lý đang dần thay thế các quy trình vận hành đã lỗi thời, hiện nay các tổ chức các nhân tham gia nhiều lĩnh vực khác nhau trong cuộc số đều cần những trang quản lý phù hợp với quy trình và yêu cầu của họ.</w:t>
      </w:r>
    </w:p>
    <w:p>
      <w:pPr>
        <w:ind w:firstLine="709"/>
        <w:rPr>
          <w:color w:val="auto"/>
        </w:rPr>
      </w:pPr>
      <w:r>
        <w:rPr>
          <w:b/>
          <w:color w:val="auto"/>
        </w:rPr>
        <w:t>CUSC POINT</w:t>
      </w:r>
      <w:r>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 được thiết kế theo hướng giao diện thân thiện người dùng và năng cao tính thực tiễn bằng các bám sát theo thao tác người dùng. Cán bộ và sinh viên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 đươc trình bày cụ thể theo từng phân quyền và được liệt kê đầy đủ về cách thức hoạt động, các sử dụng trong các phần sau. </w:t>
      </w:r>
      <w:r>
        <w:rPr>
          <w:b/>
          <w:color w:val="auto"/>
        </w:rPr>
        <w:t xml:space="preserve">CUSC POINT </w:t>
      </w:r>
      <w:r>
        <w:rPr>
          <w:color w:val="auto"/>
        </w:rPr>
        <w:t>hướng tới quy trình quản lý và xây dựng cấu trúc động trong việc thi đua và phân quyền nhầm tăng tính linh động cho sản phẩn</w:t>
      </w:r>
      <w:r>
        <w:rPr>
          <w:rFonts w:eastAsia="Times New Roman"/>
          <w:color w:val="auto"/>
          <w:szCs w:val="26"/>
        </w:rPr>
        <w:t>.</w:t>
      </w:r>
      <w:r>
        <w:rPr>
          <w:color w:val="auto"/>
        </w:rPr>
        <w:t xml:space="preserve"> </w:t>
      </w:r>
      <w:r>
        <w:rPr>
          <w:b/>
          <w:color w:val="auto"/>
        </w:rPr>
        <w:t>CUSC POINT</w:t>
      </w:r>
      <w:r>
        <w:rPr>
          <w:color w:val="auto"/>
        </w:rPr>
        <w:t xml:space="preserve"> được quản lý dưới hệ thống quân quyền đa cấp bậc: Quản trị viên, học viên, cố vấn là các phân quyền bắt buộc phải có của hệ,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hệ quản trị cơ sở dữ liệu MySql, ngoài ra hệ thống còn dùng nhiều thư viện và framework mã nguồn mỡ khác.</w:t>
      </w:r>
    </w:p>
    <w:p>
      <w:pPr>
        <w:rPr>
          <w:lang w:eastAsia="zh-CN"/>
        </w:rPr>
      </w:pPr>
      <w:r>
        <w:rPr>
          <w:color w:val="auto"/>
        </w:rPr>
        <w:t xml:space="preserve">Về cơ bản, </w:t>
      </w:r>
      <w:r>
        <w:rPr>
          <w:b/>
          <w:color w:val="auto"/>
        </w:rPr>
        <w:t xml:space="preserve">CUSC POINT </w:t>
      </w:r>
      <w:r>
        <w:rPr>
          <w:lang w:eastAsia="zh-CN"/>
        </w:rPr>
        <w:t>là một website hỗ trợ quản lý,</w:t>
      </w:r>
      <w:r>
        <w:rPr>
          <w:color w:val="auto"/>
        </w:rPr>
        <w:t xml:space="preserve"> hoàn thành tốt các yêu cầu thiết kế và cài đặt</w:t>
      </w:r>
      <w:r>
        <w:rPr>
          <w:lang w:eastAsia="zh-CN"/>
        </w:rPr>
        <w:t>. Trong hệ thống tương lai, website dự kiến sẽ phát triển thêm các tính năng mới về quản trị các hoạt động thi đua, quản trị hệ thống quy đổi điểm thành các phần thưởng, thực hiện năng cấp hệ thống thành hệ thống chạy toàn thời gian (realtime). Dựa trên hệ thống API hoàn chỉnh tích hợp xác thực bảo mật theo thời gian và key token, sắp tới hệ thống dự kiện sẽ triển khai ứng dụng trên nền tảng di động Android và iOS.</w:t>
      </w:r>
    </w:p>
    <w:p/>
    <w:p>
      <w:pPr>
        <w:ind w:firstLine="0"/>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p>
    <w:p>
      <w:pPr>
        <w:pStyle w:val="2"/>
      </w:pPr>
      <w:bookmarkStart w:id="18" w:name="_Toc530051398"/>
      <w:bookmarkStart w:id="19" w:name="_Toc531547409"/>
      <w:r>
        <w:t>ABSTRACT</w:t>
      </w:r>
      <w:bookmarkEnd w:id="18"/>
      <w:bookmarkEnd w:id="19"/>
    </w:p>
    <w:p/>
    <w:p/>
    <w:p/>
    <w:p/>
    <w:p/>
    <w:p/>
    <w:p/>
    <w:p/>
    <w:p/>
    <w:p/>
    <w:p/>
    <w:p/>
    <w:p/>
    <w:p/>
    <w:p/>
    <w:p/>
    <w:p/>
    <w:p/>
    <w:p/>
    <w:p/>
    <w:p/>
    <w:p/>
    <w:p/>
    <w:p/>
    <w:p>
      <w:pPr>
        <w:pStyle w:val="2"/>
      </w:pPr>
      <w:bookmarkStart w:id="20" w:name="_Toc531269969"/>
      <w:bookmarkStart w:id="21" w:name="_Toc531547410"/>
      <w:bookmarkStart w:id="22" w:name="_Toc518044640"/>
      <w:bookmarkStart w:id="23" w:name="_Toc519425134"/>
      <w:bookmarkStart w:id="24" w:name="_Toc519426065"/>
      <w:bookmarkStart w:id="25" w:name="_Toc519428073"/>
      <w:bookmarkStart w:id="26" w:name="_Toc519425052"/>
      <w:r>
        <w:t>Danh mục hình</w:t>
      </w:r>
    </w:p>
    <w:p>
      <w:pPr>
        <w:pStyle w:val="2"/>
      </w:pPr>
      <w:r>
        <w:t>Danh mục bảng</w:t>
      </w:r>
    </w:p>
    <w:p>
      <w:pPr>
        <w:pStyle w:val="2"/>
        <w:rPr>
          <w:sz w:val="36"/>
        </w:rPr>
      </w:pPr>
      <w:r>
        <w:rPr>
          <w:sz w:val="36"/>
        </w:rPr>
        <w:t xml:space="preserve">PHẦN 1: </w:t>
      </w:r>
      <w:r>
        <w:rPr>
          <w:rStyle w:val="57"/>
          <w:i w:val="0"/>
          <w:sz w:val="36"/>
        </w:rPr>
        <w:t>GIỚI</w:t>
      </w:r>
      <w:r>
        <w:rPr>
          <w:sz w:val="36"/>
        </w:rPr>
        <w:t xml:space="preserve"> THIỆU</w:t>
      </w:r>
      <w:bookmarkEnd w:id="20"/>
      <w:bookmarkEnd w:id="21"/>
    </w:p>
    <w:p>
      <w:pPr>
        <w:pStyle w:val="3"/>
      </w:pPr>
      <w:bookmarkStart w:id="27" w:name="_Toc531269970"/>
      <w:bookmarkStart w:id="28" w:name="_Toc531547411"/>
      <w:r>
        <w:t>Đ</w:t>
      </w:r>
      <w:bookmarkEnd w:id="27"/>
      <w:r>
        <w:t>ặt vấn đề</w:t>
      </w:r>
      <w:bookmarkEnd w:id="28"/>
    </w:p>
    <w:p>
      <w:pPr>
        <w:rPr>
          <w:color w:val="0000FF"/>
          <w:shd w:val="clear" w:color="auto" w:fill="FFFFFF"/>
        </w:rPr>
      </w:pPr>
      <w:r>
        <w:t>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sinh viên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sinh viên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pPr>
        <w:pStyle w:val="3"/>
        <w:spacing w:before="360"/>
      </w:pPr>
      <w:bookmarkStart w:id="29" w:name="_Toc531269971"/>
      <w:bookmarkStart w:id="30" w:name="_Toc531547412"/>
      <w:r>
        <w:t>Lịch sử giải quyết vấn đề</w:t>
      </w:r>
      <w:bookmarkEnd w:id="29"/>
      <w:bookmarkEnd w:id="30"/>
    </w:p>
    <w:p>
      <w:pPr>
        <w:rPr>
          <w:szCs w:val="26"/>
        </w:rPr>
      </w:pPr>
      <w:r>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pPr>
        <w:rPr>
          <w:szCs w:val="26"/>
        </w:rPr>
      </w:pPr>
      <w:r>
        <w:rPr>
          <w:szCs w:val="26"/>
        </w:rPr>
        <w:t>Việc sử dụng một hệ thống quản lý điểm học viên là không hề mới. Trung tâm công nghệ phần mềm Đại học Cần Thơ đã có rất nhiều sản phẩm liên quan đến yêu 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
        <w:t>Hiện nay, có rất nhiều trang web cũng như ứng dụng cho phép người dùng thực hiện quản lý lưu trữ thông tin và ứng dụng thực thi công việc thủ công:</w:t>
      </w:r>
    </w:p>
    <w:p>
      <w:pPr>
        <w:pStyle w:val="41"/>
        <w:numPr>
          <w:ilvl w:val="0"/>
          <w:numId w:val="4"/>
        </w:numPr>
      </w:pPr>
      <w:r>
        <w:t>Trong nước:</w:t>
      </w:r>
    </w:p>
    <w:p>
      <w:r>
        <w:t xml:space="preserve">Hiện tại có một số đề tài cùng lĩnh vực ở một số trường đại học, tiêu biểu như: </w:t>
      </w:r>
    </w:p>
    <w:p>
      <w:pPr>
        <w:pStyle w:val="41"/>
        <w:numPr>
          <w:ilvl w:val="1"/>
          <w:numId w:val="5"/>
        </w:numPr>
        <w:ind w:left="1080" w:hanging="450"/>
      </w:pPr>
      <w:r>
        <w:t>Ứng dụng xem tin tức cho Đại học quốc tế Hồ Chí Minh:  IU Apps.</w:t>
      </w:r>
    </w:p>
    <w:p>
      <w:pPr>
        <w:pStyle w:val="41"/>
        <w:numPr>
          <w:ilvl w:val="1"/>
          <w:numId w:val="5"/>
        </w:numPr>
        <w:ind w:left="1080" w:hanging="450"/>
      </w:pPr>
      <w:r>
        <w:t>Ứng dụng thông tin cho sinh viên thành phố Hồ Chí Minh: HCMCity STUDENTS.</w:t>
      </w:r>
    </w:p>
    <w:p>
      <w:pPr>
        <w:pStyle w:val="41"/>
        <w:numPr>
          <w:ilvl w:val="1"/>
          <w:numId w:val="5"/>
        </w:numPr>
        <w:ind w:left="1080" w:hanging="450"/>
      </w:pPr>
      <w:r>
        <w:t>Ứng dụng BK Youth và BK Student cho sinh viên đại học Bách Khoa Thành phố Hồ Chi Minh.</w:t>
      </w:r>
    </w:p>
    <w:p>
      <w:pPr>
        <w:rPr>
          <w:i/>
        </w:rPr>
      </w:pPr>
      <w:r>
        <w:t>(</w:t>
      </w:r>
      <w:r>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thi đua</w:t>
      </w:r>
      <w:r>
        <w:t>.)</w:t>
      </w:r>
    </w:p>
    <w:p>
      <w:pPr>
        <w:rPr>
          <w:i/>
        </w:rPr>
      </w:pPr>
      <w:r>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p>
    <w:p>
      <w:r>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 Ngoài nước:</w:t>
      </w:r>
    </w:p>
    <w:p>
      <w:pPr>
        <w:pStyle w:val="41"/>
        <w:numPr>
          <w:ilvl w:val="0"/>
          <w:numId w:val="6"/>
        </w:numPr>
        <w:ind w:left="1080"/>
      </w:pPr>
      <w:r>
        <w:t>Ứng dụng Harvard Mobile của đại học Harvard: Thực hiện các hoạt động sinh viên trên di động, nhưng không có chấm điểm rèn luyện.</w:t>
      </w:r>
    </w:p>
    <w:p>
      <w:pPr>
        <w:pStyle w:val="41"/>
        <w:numPr>
          <w:ilvl w:val="0"/>
          <w:numId w:val="6"/>
        </w:numPr>
        <w:ind w:left="1080"/>
      </w:pPr>
      <w:r>
        <w:t>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pPr>
        <w:pStyle w:val="41"/>
        <w:numPr>
          <w:ilvl w:val="0"/>
          <w:numId w:val="6"/>
        </w:numPr>
        <w:ind w:left="1080"/>
      </w:pPr>
      <w:r>
        <w:t>Ứng dụng UCL Go! – Student Edition: chủ yếu thông báo lịch biểu, chỉ đường, bài báo.</w:t>
      </w:r>
    </w:p>
    <w:p>
      <w:pPr>
        <w:rPr>
          <w:szCs w:val="26"/>
        </w:rPr>
      </w:pPr>
      <w: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p>
    <w:p>
      <w:pPr>
        <w:rPr>
          <w:szCs w:val="26"/>
        </w:rPr>
      </w:pPr>
      <w:r>
        <w:rPr>
          <w:szCs w:val="26"/>
        </w:rPr>
        <w:t>Nhìn chung, tuy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sinh viên.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pPr>
        <w:pStyle w:val="3"/>
        <w:spacing w:before="360"/>
      </w:pPr>
      <w:bookmarkStart w:id="31" w:name="_Toc531269972"/>
      <w:bookmarkStart w:id="32" w:name="_Toc531547413"/>
      <w:r>
        <w:t>Mục tiêu đề tài</w:t>
      </w:r>
      <w:bookmarkEnd w:id="31"/>
      <w:bookmarkEnd w:id="32"/>
    </w:p>
    <w:p>
      <w:pPr>
        <w:rPr>
          <w:szCs w:val="26"/>
        </w:rPr>
      </w:pPr>
      <w:r>
        <w:rPr>
          <w:szCs w:val="26"/>
        </w:rPr>
        <w:t>Dựa trên yêu cầu trên trung tâm đã cộng tác với khoa Công nghệ thông tin Trường Đại học Cần Thơ để thực hiện một sản phẩm đáp ứng các nhu cầu đã đặt ra.</w:t>
      </w:r>
    </w:p>
    <w:p>
      <w:pPr>
        <w:rPr>
          <w:szCs w:val="26"/>
        </w:rPr>
      </w:pPr>
      <w:r>
        <w:rPr>
          <w:szCs w:val="26"/>
        </w:rPr>
        <w:t>Với sự hỗ trợ từ hai thầy:</w:t>
      </w:r>
    </w:p>
    <w:p>
      <w:r>
        <w:rPr>
          <w:szCs w:val="26"/>
        </w:rPr>
        <w:t xml:space="preserve">Thầy </w:t>
      </w:r>
      <w:r>
        <w:rPr>
          <w:b/>
          <w:szCs w:val="26"/>
        </w:rPr>
        <w:t xml:space="preserve">Huỳnh Quang Nghi, </w:t>
      </w:r>
      <w:r>
        <w:rPr>
          <w:szCs w:val="26"/>
        </w:rPr>
        <w:t xml:space="preserve"> giảng viên bộ môn Công nghệ phần mềm, khoa Công nghệ thông tin và Truyền thông và thầy </w:t>
      </w:r>
      <w:r>
        <w:rPr>
          <w:b/>
          <w:szCs w:val="26"/>
        </w:rPr>
        <w:t xml:space="preserve">Lưu Tiến Đạo, </w:t>
      </w:r>
      <w:r>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
        <w:t>Mục tiêu chính của đề tài là xây dựng được một trang web quản lý trực tuyến theo chu kỳ động, phân quyền tự động và chấm điểm tự động phục vụ nhu cầu quản lý điểm và quản lý thi đua tại CUSC. Để làm được những điều trên, trang web cần đạt được những mục tiêu sau đây:</w:t>
      </w:r>
    </w:p>
    <w:p>
      <w:pPr>
        <w:numPr>
          <w:ilvl w:val="0"/>
          <w:numId w:val="7"/>
        </w:numPr>
        <w:ind w:left="1276"/>
      </w:pPr>
      <w:r>
        <w:t>Xây dựng được một cấu trúc quản lý người dùng đủ sức tải và bảo mật để lưu trữ thông tin các cán bộ và học viên tham gia vào quá trình quản lý</w:t>
      </w:r>
    </w:p>
    <w:p>
      <w:pPr>
        <w:numPr>
          <w:ilvl w:val="0"/>
          <w:numId w:val="7"/>
        </w:numPr>
        <w:ind w:left="1276"/>
      </w:pPr>
      <w:r>
        <w:t>Tích hợp công nghệ thiết kế giao diện website bắt mắt và thư viện bootstrap vào trang web để trang web có thể sử dụng cả trên máy tính lẫn điện thoại.</w:t>
      </w:r>
    </w:p>
    <w:p>
      <w:pPr>
        <w:numPr>
          <w:ilvl w:val="0"/>
          <w:numId w:val="7"/>
        </w:numPr>
        <w:ind w:left="1276"/>
      </w:pPr>
      <w:r>
        <w:t>Thiết kế cấu trúc tổ chức lớp học và chuyên ngành, phân quyền cán bộ quản lý nhằm gom nhóm người dùng và điều hướng chức năng cũng như ngăn chặn các lỗi về dữ liệu có thể phát sinh.</w:t>
      </w:r>
    </w:p>
    <w:p>
      <w:pPr>
        <w:numPr>
          <w:ilvl w:val="0"/>
          <w:numId w:val="7"/>
        </w:numPr>
        <w:ind w:left="1276"/>
      </w:pPr>
      <w:r>
        <w:t>Tổ chức kiến trúc chu kỳ, bộ chọn, và giá trị chu kỳ cho việc quản lý khung thời gian thi đua (sẽ nói rõ ở phần thuyết trình giới thiệu sản phẩm).</w:t>
      </w:r>
    </w:p>
    <w:p>
      <w:pPr>
        <w:numPr>
          <w:ilvl w:val="0"/>
          <w:numId w:val="7"/>
        </w:numPr>
        <w:ind w:left="1276"/>
      </w:pPr>
      <w:r>
        <w:t>Quản lý nhập xuất dữ liệu và điều hướng đăng nhập, xác thực người dùng.</w:t>
      </w:r>
    </w:p>
    <w:p>
      <w:r>
        <w:t>Về phân biệt các chức năng theo phân quyền. Do sự thay đổi trong việc phân quyền truy cập nên rất khó liệt kê đầy đủ chức năng của một phân quyền. Tuy nhiên các chức năng chính sẽ xoay quanh các phân quyền sau</w:t>
      </w:r>
    </w:p>
    <w:p>
      <w:pPr>
        <w:numPr>
          <w:ilvl w:val="0"/>
          <w:numId w:val="8"/>
        </w:numPr>
        <w:ind w:left="1276" w:hanging="357"/>
      </w:pPr>
      <w:r>
        <w:t>Quản trị viên có toàn quyền hệ thống về tổ chức thi đua xét duyệt và chấm điểm.</w:t>
      </w:r>
    </w:p>
    <w:p>
      <w:pPr>
        <w:numPr>
          <w:ilvl w:val="0"/>
          <w:numId w:val="8"/>
        </w:numPr>
        <w:ind w:left="1276" w:hanging="357"/>
      </w:pPr>
      <w:r>
        <w:t>Cố vấn, cán bộ có thể thực hiện tổ chức các bảng thi đua, tác động điểm sinh viên được phân công.</w:t>
      </w:r>
    </w:p>
    <w:p>
      <w:pPr>
        <w:numPr>
          <w:ilvl w:val="0"/>
          <w:numId w:val="8"/>
        </w:numPr>
        <w:ind w:left="1276" w:hanging="357"/>
      </w:pPr>
      <w:r>
        <w:t>Học viên có thể đăng ký tham gia hoạt động, đăng ký mục tiêu thi đua cho mình và theo dõi sự thay đổi điểm cá nhân</w:t>
      </w:r>
    </w:p>
    <w:p>
      <w:pPr>
        <w:pStyle w:val="3"/>
      </w:pPr>
      <w:bookmarkStart w:id="33" w:name="_Toc531269973"/>
      <w:bookmarkStart w:id="34" w:name="_Toc531547414"/>
      <w:r>
        <w:t>Đối tượng và phạm vi nghiên cứu</w:t>
      </w:r>
      <w:bookmarkEnd w:id="33"/>
      <w:bookmarkEnd w:id="34"/>
    </w:p>
    <w:p>
      <w:pPr>
        <w:pStyle w:val="4"/>
      </w:pPr>
      <w:bookmarkStart w:id="35" w:name="_Toc531547415"/>
      <w:bookmarkStart w:id="36" w:name="_Toc531269974"/>
      <w:r>
        <w:t>Đối tượng nghiên cứu</w:t>
      </w:r>
      <w:bookmarkEnd w:id="35"/>
      <w:bookmarkEnd w:id="36"/>
    </w:p>
    <w:p>
      <w:pPr>
        <w:rPr>
          <w:lang w:eastAsia="zh-CN"/>
        </w:rPr>
      </w:pPr>
      <w:r>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pPr>
        <w:pStyle w:val="4"/>
      </w:pPr>
      <w:bookmarkStart w:id="37" w:name="_Toc531547416"/>
      <w:bookmarkStart w:id="38" w:name="_Toc531269975"/>
      <w:r>
        <w:t>Phạm vi nghiên cứu</w:t>
      </w:r>
      <w:bookmarkEnd w:id="37"/>
      <w:bookmarkEnd w:id="38"/>
    </w:p>
    <w:p>
      <w:pPr>
        <w:rPr>
          <w:lang w:eastAsia="zh-CN"/>
        </w:rPr>
      </w:pPr>
      <w:r>
        <w:rPr>
          <w:lang w:eastAsia="zh-CN"/>
        </w:rPr>
        <w:t xml:space="preserve">Phạm vi nghiên cứu của đề tài bao gồm các nội dung sau: </w:t>
      </w:r>
    </w:p>
    <w:p>
      <w:pPr>
        <w:pStyle w:val="41"/>
        <w:numPr>
          <w:ilvl w:val="0"/>
          <w:numId w:val="9"/>
        </w:numPr>
        <w:ind w:left="993"/>
        <w:rPr>
          <w:lang w:eastAsia="zh-CN"/>
        </w:rPr>
      </w:pPr>
      <w:r>
        <w:rPr>
          <w:lang w:eastAsia="zh-CN"/>
        </w:rPr>
        <w:t>Phía quản trị viên:</w:t>
      </w:r>
    </w:p>
    <w:p>
      <w:pPr>
        <w:pStyle w:val="41"/>
        <w:numPr>
          <w:ilvl w:val="0"/>
          <w:numId w:val="10"/>
        </w:numPr>
        <w:rPr>
          <w:lang w:eastAsia="zh-CN"/>
        </w:rPr>
      </w:pPr>
      <w:r>
        <w:rPr>
          <w:lang w:eastAsia="zh-CN"/>
        </w:rPr>
        <w:t>Quản lý tài khoản hệ thống (Quản trị viên, cố vấn, học viên, các phân quyền cán bộ,….).</w:t>
      </w:r>
    </w:p>
    <w:p>
      <w:pPr>
        <w:pStyle w:val="41"/>
        <w:numPr>
          <w:ilvl w:val="0"/>
          <w:numId w:val="10"/>
        </w:numPr>
        <w:rPr>
          <w:lang w:eastAsia="zh-CN"/>
        </w:rPr>
      </w:pPr>
      <w:r>
        <w:rPr>
          <w:lang w:eastAsia="zh-CN"/>
        </w:rPr>
        <w:t>Quản lý niên khóa.</w:t>
      </w:r>
    </w:p>
    <w:p>
      <w:pPr>
        <w:pStyle w:val="41"/>
        <w:numPr>
          <w:ilvl w:val="0"/>
          <w:numId w:val="10"/>
        </w:numPr>
        <w:rPr>
          <w:lang w:eastAsia="zh-CN"/>
        </w:rPr>
      </w:pPr>
      <w:r>
        <w:rPr>
          <w:lang w:eastAsia="zh-CN"/>
        </w:rPr>
        <w:t xml:space="preserve">Quản lý cấu trúc các chuyên ngành. </w:t>
      </w:r>
    </w:p>
    <w:p>
      <w:pPr>
        <w:pStyle w:val="41"/>
        <w:numPr>
          <w:ilvl w:val="0"/>
          <w:numId w:val="10"/>
        </w:numPr>
        <w:rPr>
          <w:lang w:eastAsia="zh-CN"/>
        </w:rPr>
      </w:pPr>
      <w:r>
        <w:rPr>
          <w:lang w:eastAsia="zh-CN"/>
        </w:rPr>
        <w:t>Quản lý lớp học phần .</w:t>
      </w:r>
    </w:p>
    <w:p>
      <w:pPr>
        <w:pStyle w:val="41"/>
        <w:numPr>
          <w:ilvl w:val="0"/>
          <w:numId w:val="10"/>
        </w:numPr>
        <w:rPr>
          <w:lang w:eastAsia="zh-CN"/>
        </w:rPr>
      </w:pPr>
      <w:r>
        <w:rPr>
          <w:lang w:eastAsia="zh-CN"/>
        </w:rPr>
        <w:t>Quản lý bảng điểm sinh viên.</w:t>
      </w:r>
    </w:p>
    <w:p>
      <w:pPr>
        <w:pStyle w:val="41"/>
        <w:numPr>
          <w:ilvl w:val="0"/>
          <w:numId w:val="10"/>
        </w:numPr>
        <w:rPr>
          <w:lang w:eastAsia="zh-CN"/>
        </w:rPr>
      </w:pPr>
      <w:r>
        <w:rPr>
          <w:lang w:eastAsia="zh-CN"/>
        </w:rPr>
        <w:t>Quản lý bảng thi đua.</w:t>
      </w:r>
    </w:p>
    <w:p>
      <w:pPr>
        <w:pStyle w:val="41"/>
        <w:numPr>
          <w:ilvl w:val="0"/>
          <w:numId w:val="10"/>
        </w:numPr>
        <w:rPr>
          <w:lang w:eastAsia="zh-CN"/>
        </w:rPr>
      </w:pPr>
      <w:r>
        <w:rPr>
          <w:lang w:eastAsia="zh-CN"/>
        </w:rPr>
        <w:t>Tổ chức và xét duyệt các hoạt động thi đua.</w:t>
      </w:r>
    </w:p>
    <w:p>
      <w:pPr>
        <w:pStyle w:val="41"/>
        <w:numPr>
          <w:ilvl w:val="0"/>
          <w:numId w:val="10"/>
        </w:numPr>
        <w:rPr>
          <w:lang w:eastAsia="zh-CN"/>
        </w:rPr>
      </w:pPr>
      <w:r>
        <w:rPr>
          <w:lang w:eastAsia="zh-CN"/>
        </w:rPr>
        <w:t>Xây dựng hệ cấu trúc các chu kỳ và chốt cộng điểm khi kết thúc chu kỳ.</w:t>
      </w:r>
    </w:p>
    <w:p>
      <w:pPr>
        <w:pStyle w:val="41"/>
        <w:numPr>
          <w:ilvl w:val="0"/>
          <w:numId w:val="10"/>
        </w:numPr>
        <w:rPr>
          <w:lang w:eastAsia="zh-CN"/>
        </w:rPr>
      </w:pPr>
      <w:r>
        <w:rPr>
          <w:lang w:eastAsia="zh-CN"/>
        </w:rPr>
        <w:t>Xây dụng cấu trúc bảng điểm và bảng đăng ký.</w:t>
      </w:r>
    </w:p>
    <w:p>
      <w:pPr>
        <w:pStyle w:val="41"/>
        <w:numPr>
          <w:ilvl w:val="0"/>
          <w:numId w:val="10"/>
        </w:numPr>
        <w:rPr>
          <w:lang w:eastAsia="zh-CN"/>
        </w:rPr>
      </w:pPr>
      <w:r>
        <w:rPr>
          <w:lang w:eastAsia="zh-CN"/>
        </w:rPr>
        <w:t>Điều hướng truy cập cho tất cả các phân quyền.</w:t>
      </w:r>
    </w:p>
    <w:p>
      <w:pPr>
        <w:pStyle w:val="41"/>
        <w:numPr>
          <w:ilvl w:val="0"/>
          <w:numId w:val="10"/>
        </w:numPr>
        <w:rPr>
          <w:lang w:eastAsia="zh-CN"/>
        </w:rPr>
      </w:pPr>
      <w:r>
        <w:rPr>
          <w:lang w:eastAsia="zh-CN"/>
        </w:rPr>
        <w:t>Không phục và sao lưu dữ liệu.</w:t>
      </w:r>
    </w:p>
    <w:p>
      <w:pPr>
        <w:pStyle w:val="41"/>
        <w:numPr>
          <w:ilvl w:val="0"/>
          <w:numId w:val="9"/>
        </w:numPr>
        <w:ind w:left="993"/>
        <w:rPr>
          <w:lang w:eastAsia="zh-CN"/>
        </w:rPr>
      </w:pPr>
      <w:r>
        <w:rPr>
          <w:lang w:eastAsia="zh-CN"/>
        </w:rPr>
        <w:t>Phía cố vấn:</w:t>
      </w:r>
    </w:p>
    <w:p>
      <w:pPr>
        <w:pStyle w:val="41"/>
        <w:numPr>
          <w:ilvl w:val="0"/>
          <w:numId w:val="11"/>
        </w:numPr>
        <w:rPr>
          <w:lang w:eastAsia="zh-CN"/>
        </w:rPr>
      </w:pPr>
      <w:r>
        <w:rPr>
          <w:lang w:eastAsia="zh-CN"/>
        </w:rPr>
        <w:t>Quản lý sinh viên thuộc lớp được phân công</w:t>
      </w:r>
    </w:p>
    <w:p>
      <w:pPr>
        <w:pStyle w:val="41"/>
        <w:numPr>
          <w:ilvl w:val="0"/>
          <w:numId w:val="11"/>
        </w:numPr>
        <w:rPr>
          <w:lang w:eastAsia="zh-CN"/>
        </w:rPr>
      </w:pPr>
      <w:r>
        <w:rPr>
          <w:lang w:eastAsia="zh-CN"/>
        </w:rPr>
        <w:t>Tạo hoạt động cộng điểm.</w:t>
      </w:r>
    </w:p>
    <w:p>
      <w:pPr>
        <w:pStyle w:val="41"/>
        <w:numPr>
          <w:ilvl w:val="0"/>
          <w:numId w:val="11"/>
        </w:numPr>
        <w:rPr>
          <w:lang w:eastAsia="zh-CN"/>
        </w:rPr>
      </w:pPr>
      <w:r>
        <w:rPr>
          <w:lang w:eastAsia="zh-CN"/>
        </w:rPr>
        <w:t>Chấm điểm sinh viên thuộc lớp mình quản lý.</w:t>
      </w:r>
    </w:p>
    <w:p>
      <w:pPr>
        <w:pStyle w:val="41"/>
        <w:numPr>
          <w:ilvl w:val="0"/>
          <w:numId w:val="9"/>
        </w:numPr>
        <w:ind w:left="993"/>
        <w:rPr>
          <w:lang w:eastAsia="zh-CN"/>
        </w:rPr>
      </w:pPr>
      <w:r>
        <w:rPr>
          <w:lang w:eastAsia="zh-CN"/>
        </w:rPr>
        <w:t xml:space="preserve">Phía Cán bộ: </w:t>
      </w:r>
    </w:p>
    <w:p>
      <w:pPr>
        <w:pStyle w:val="41"/>
        <w:numPr>
          <w:ilvl w:val="0"/>
          <w:numId w:val="11"/>
        </w:numPr>
        <w:rPr>
          <w:lang w:eastAsia="zh-CN"/>
        </w:rPr>
      </w:pPr>
      <w:r>
        <w:rPr>
          <w:lang w:eastAsia="zh-CN"/>
        </w:rPr>
        <w:t>Thực hiện chấm điểm học viên cho các mục mà mình được phép.</w:t>
      </w:r>
    </w:p>
    <w:p>
      <w:pPr>
        <w:pStyle w:val="41"/>
        <w:numPr>
          <w:ilvl w:val="0"/>
          <w:numId w:val="9"/>
        </w:numPr>
        <w:ind w:left="993"/>
        <w:rPr>
          <w:lang w:eastAsia="zh-CN"/>
        </w:rPr>
      </w:pPr>
      <w:r>
        <w:rPr>
          <w:lang w:eastAsia="zh-CN"/>
        </w:rPr>
        <w:t>Phía học viên:</w:t>
      </w:r>
    </w:p>
    <w:p>
      <w:pPr>
        <w:pStyle w:val="41"/>
        <w:numPr>
          <w:ilvl w:val="0"/>
          <w:numId w:val="11"/>
        </w:numPr>
        <w:rPr>
          <w:lang w:eastAsia="zh-CN"/>
        </w:rPr>
      </w:pPr>
      <w:r>
        <w:rPr>
          <w:lang w:eastAsia="zh-CN"/>
        </w:rPr>
        <w:t>Đăng ký thi đua cho mình.</w:t>
      </w:r>
    </w:p>
    <w:p>
      <w:pPr>
        <w:pStyle w:val="41"/>
        <w:numPr>
          <w:ilvl w:val="0"/>
          <w:numId w:val="11"/>
        </w:numPr>
        <w:rPr>
          <w:lang w:eastAsia="zh-CN"/>
        </w:rPr>
      </w:pPr>
      <w:r>
        <w:rPr>
          <w:lang w:eastAsia="zh-CN"/>
        </w:rPr>
        <w:t>Đăng ký tham gia hoạt động.</w:t>
      </w:r>
    </w:p>
    <w:p>
      <w:pPr>
        <w:pStyle w:val="3"/>
      </w:pPr>
      <w:bookmarkStart w:id="39" w:name="_Toc531269976"/>
      <w:bookmarkStart w:id="40" w:name="_Toc531547417"/>
      <w:r>
        <w:t>Nội dung nghiên cứu</w:t>
      </w:r>
      <w:bookmarkEnd w:id="39"/>
      <w:bookmarkEnd w:id="40"/>
    </w:p>
    <w:p>
      <w:r>
        <w:t>Tìm hiểu cơ chế hoạt động của trang website quản lý, quá trình chấm điểm tại CUSC, đăng ký, tổ chức hoạt động và tiến hành thi đua. Cấu trúc mục quản lý theo yêu cầu tại trung tâm, số lượng sinh viên tối đa có thể có, các phân quyền có thể phát sinh trong hệ thống, các thay đổi theo thời gian về cách chấm điểm, các tổ chức khung thời gian thi đua cho từng mục (được gọi chung là chu kỳ).</w:t>
      </w:r>
    </w:p>
    <w:p>
      <w:r>
        <w:t>Phân tích và thiết kế cơ sở dữ liệu cho từng chức năng trong hệ thống.</w:t>
      </w:r>
    </w:p>
    <w:p>
      <w:r>
        <w:t>Tìm hiểu Framework Laravel, thư viện CSS Bootstrap, Jquery, bộ hỗ trợ giao diện web đa chức năng Modern Admin… chuẩn bị trước các công nghệ và công cụ hỗ trợ đễ bắt đầu lập trình hình thành trang web.</w:t>
      </w:r>
    </w:p>
    <w:p>
      <w:r>
        <w:t>Lập trình, lần lượt xây dựng các chức năng trang web tương ứng với bản kế hoạch thiết kế đã đề ra. Xây dựng lớp bảo mật và quản lý truy cập cho trang web</w:t>
      </w:r>
    </w:p>
    <w:p>
      <w:r>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
        <w:t>Quá trình thực hiện:</w:t>
      </w:r>
    </w:p>
    <w:p>
      <w:pPr>
        <w:spacing w:line="264" w:lineRule="auto"/>
        <w:ind w:left="360" w:firstLine="0"/>
        <w:contextualSpacing/>
      </w:pPr>
      <w:r>
        <w:rPr>
          <w:b/>
        </w:rPr>
        <w:t>Thời gian</w:t>
      </w:r>
      <w:r>
        <w:t>: 4 tháng từ tháng 8 đến tháng 12 năm 2018</w:t>
      </w:r>
    </w:p>
    <w:p>
      <w:pPr>
        <w:spacing w:line="264" w:lineRule="auto"/>
        <w:ind w:left="360" w:firstLine="0"/>
        <w:contextualSpacing/>
      </w:pPr>
      <w:r>
        <w:rPr>
          <w:b/>
        </w:rPr>
        <w:t>Phạm vi</w:t>
      </w:r>
      <w:r>
        <w:t>: Trường Đại học Cần Thơ, Trung tâm công nghệ phần mềm ĐHCT</w:t>
      </w:r>
    </w:p>
    <w:p>
      <w:pPr>
        <w:pStyle w:val="3"/>
      </w:pPr>
      <w:bookmarkStart w:id="41" w:name="_Toc531547418"/>
      <w:bookmarkStart w:id="42" w:name="_Toc531269977"/>
      <w:r>
        <w:t>Những đóng góp của đề tài</w:t>
      </w:r>
      <w:bookmarkEnd w:id="41"/>
      <w:bookmarkEnd w:id="42"/>
    </w:p>
    <w:p>
      <w:r>
        <w:t>Xây dựng được hệ thống quản lý điểm thi đua cho học viên CUSC đưa vào sử dụng thực tế, xây dựng được bộ API hệ thống hoàn chỉnh đảm bảo sẵn sàng triển khai trên nhiều nền tảng client khác.</w:t>
      </w:r>
    </w:p>
    <w:p>
      <w:r>
        <w:t>Giải quyết bài toán chấm điểm mục động và chu kỳ động một cách nhanh chóng đảm bảo về mặt chính xác và khả năng phục hồi thông qua hệ thống nhật ký hoạt động người dùng.</w:t>
      </w:r>
    </w:p>
    <w:p>
      <w:r>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
        <w:t>Hệ thống quản lý rõ ràng, chính xác, công tác duyệt hoạt động nhanh chóng, chốt điểm chính xác. Hệ thống duyệt và quản lý truy cập mạnh từ AUTH Laravel và lớp Permission tự phát triển giúp ngăn chặn truy cập không mong muốn từ bên ngoài hệ thống hoặc trong nội bộ hệ thống giữa các phân quyền</w:t>
      </w:r>
    </w:p>
    <w:p>
      <w:r>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pPr>
        <w:pStyle w:val="3"/>
      </w:pPr>
      <w:bookmarkStart w:id="43" w:name="_Toc531269978"/>
      <w:bookmarkStart w:id="44" w:name="_Toc530051408"/>
      <w:bookmarkStart w:id="45" w:name="_Toc531547419"/>
      <w:r>
        <w:t>Bố cục của quyển luận văn</w:t>
      </w:r>
      <w:bookmarkEnd w:id="43"/>
      <w:bookmarkEnd w:id="44"/>
      <w:bookmarkEnd w:id="45"/>
    </w:p>
    <w:p>
      <w:pPr>
        <w:tabs>
          <w:tab w:val="center" w:pos="4677"/>
        </w:tabs>
      </w:pPr>
      <w:r>
        <w:t>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thử và kết quả kiểm thử, từ đó đưa ra đánh giá đối với các chức năng của hệ thống. Phần kết luận là trình bài kết quả đạt được cũng như hướng phát triển chung của đề tài</w:t>
      </w:r>
    </w:p>
    <w:bookmarkEnd w:id="22"/>
    <w:bookmarkEnd w:id="23"/>
    <w:bookmarkEnd w:id="24"/>
    <w:bookmarkEnd w:id="25"/>
    <w:bookmarkEnd w:id="26"/>
    <w:p>
      <w:pPr>
        <w:pStyle w:val="2"/>
        <w:rPr>
          <w:ins w:id="0" w:author="hqngh" w:date="2018-12-03T21:19:15Z"/>
          <w:sz w:val="36"/>
        </w:rPr>
      </w:pPr>
      <w:ins w:id="1" w:author="hqngh" w:date="2018-12-03T21:19:15Z">
        <w:bookmarkStart w:id="46" w:name="_Toc531547420"/>
        <w:bookmarkStart w:id="47" w:name="_Toc531269979"/>
        <w:r>
          <w:rPr>
            <w:sz w:val="36"/>
          </w:rPr>
          <w:br w:type="page"/>
        </w:r>
      </w:ins>
    </w:p>
    <w:p>
      <w:pPr>
        <w:pStyle w:val="2"/>
        <w:rPr>
          <w:sz w:val="36"/>
        </w:rPr>
      </w:pPr>
      <w:r>
        <w:rPr>
          <w:sz w:val="36"/>
        </w:rPr>
        <w:t>PHẦN 2: NỘI DUNG</w:t>
      </w:r>
      <w:bookmarkEnd w:id="46"/>
      <w:bookmarkEnd w:id="47"/>
    </w:p>
    <w:p>
      <w:pPr>
        <w:pStyle w:val="2"/>
      </w:pPr>
      <w:bookmarkStart w:id="48" w:name="_Toc531547421"/>
      <w:r>
        <w:t xml:space="preserve">CHƯƠNG I: CƠ SỞ LÝ </w:t>
      </w:r>
      <w:commentRangeStart w:id="0"/>
      <w:r>
        <w:t>THUYẾT</w:t>
      </w:r>
      <w:commentRangeEnd w:id="0"/>
      <w:r>
        <w:commentReference w:id="0"/>
      </w:r>
    </w:p>
    <w:p>
      <w:pPr>
        <w:pStyle w:val="3"/>
      </w:pPr>
      <w:bookmarkStart w:id="49" w:name="_Toc498345528"/>
      <w:r>
        <w:t>Lý thuyết phân tích hệ thống thông tin</w:t>
      </w:r>
      <w:bookmarkEnd w:id="49"/>
    </w:p>
    <w:p>
      <w:pPr>
        <w:ind w:firstLine="720"/>
        <w:rPr>
          <w:szCs w:val="26"/>
        </w:rPr>
      </w:pPr>
      <w:r>
        <w:rPr>
          <w:szCs w:val="26"/>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rPr>
      </w:pPr>
      <w:r>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rPr>
      </w:pPr>
      <w:r>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rPr>
      </w:pPr>
      <w:r>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rPr>
      </w:pPr>
      <w:r>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rPr>
      </w:pPr>
      <w:r>
        <w:rPr>
          <w:szCs w:val="26"/>
        </w:rPr>
        <w:t>Báo cáo (Report) thể hiện kết quả của đầu ra của quá trình xử lý, được dùng để chuyển tải thông tin trên đối tượng.</w:t>
      </w:r>
    </w:p>
    <w:p>
      <w:pPr>
        <w:pStyle w:val="3"/>
      </w:pPr>
      <w:r>
        <w:t>Lý thuyết lập trình web</w:t>
      </w:r>
    </w:p>
    <w:p>
      <w:pPr>
        <w:pStyle w:val="4"/>
      </w:pPr>
      <w:bookmarkStart w:id="50" w:name="_Toc498345530"/>
      <w:r>
        <w:t>Lý thuyết lập trình web</w:t>
      </w:r>
      <w:bookmarkEnd w:id="50"/>
    </w:p>
    <w:p>
      <w:pPr>
        <w:jc w:val="left"/>
        <w:rPr>
          <w:shd w:val="clear" w:color="auto" w:fill="FFFFFF"/>
        </w:rPr>
      </w:pPr>
      <w:r>
        <w:rPr>
          <w:b/>
          <w:shd w:val="clear" w:color="auto" w:fill="FFFFFF"/>
        </w:rPr>
        <w:t>HTML:</w:t>
      </w:r>
      <w:r>
        <w:rPr>
          <w:shd w:val="clear" w:color="auto" w:fill="FFFFFF"/>
        </w:rPr>
        <w:t xml:space="preserve"> là chữ viết tắt của cụm từ </w:t>
      </w:r>
      <w:r>
        <w:rPr>
          <w:rStyle w:val="28"/>
          <w:shd w:val="clear" w:color="auto" w:fill="FFFFFF"/>
        </w:rPr>
        <w:t>H</w:t>
      </w:r>
      <w:r>
        <w:rPr>
          <w:shd w:val="clear" w:color="auto" w:fill="FFFFFF"/>
        </w:rPr>
        <w:t>yper</w:t>
      </w:r>
      <w:r>
        <w:rPr>
          <w:rStyle w:val="28"/>
          <w:shd w:val="clear" w:color="auto" w:fill="FFFFFF"/>
        </w:rPr>
        <w:t>T</w:t>
      </w:r>
      <w:r>
        <w:rPr>
          <w:shd w:val="clear" w:color="auto" w:fill="FFFFFF"/>
        </w:rPr>
        <w:t>ext </w:t>
      </w:r>
      <w:r>
        <w:rPr>
          <w:rStyle w:val="28"/>
          <w:shd w:val="clear" w:color="auto" w:fill="FFFFFF"/>
        </w:rPr>
        <w:t>M</w:t>
      </w:r>
      <w:r>
        <w:rPr>
          <w:shd w:val="clear" w:color="auto" w:fill="FFFFFF"/>
        </w:rPr>
        <w:t>arkup </w:t>
      </w:r>
      <w:r>
        <w:rPr>
          <w:rStyle w:val="28"/>
          <w:shd w:val="clear" w:color="auto" w:fill="FFFFFF"/>
        </w:rPr>
        <w:t>L</w:t>
      </w:r>
      <w:r>
        <w:rPr>
          <w:shd w:val="clear" w:color="auto" w:fill="FFFFFF"/>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7"/>
          <w:color w:val="auto"/>
          <w:shd w:val="clear" w:color="auto" w:fill="FFFFFF"/>
        </w:rPr>
        <w:t>siêu văn bản</w:t>
      </w:r>
      <w:r>
        <w:rPr>
          <w:rStyle w:val="27"/>
          <w:color w:val="auto"/>
          <w:shd w:val="clear" w:color="auto" w:fill="FFFFFF"/>
        </w:rPr>
        <w:fldChar w:fldCharType="end"/>
      </w:r>
      <w:r>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Pr>
          <w:rStyle w:val="28"/>
          <w:shd w:val="clear" w:color="auto" w:fill="FFFFFF"/>
        </w:rPr>
        <w:t>Tim Berners-Lee</w:t>
      </w:r>
      <w:r>
        <w:rPr>
          <w:shd w:val="clear" w:color="auto" w:fill="FFFFFF"/>
        </w:rPr>
        <w:t>, cũng là người khai sinh ra World Wide Web và chủ tịch của </w:t>
      </w:r>
      <w:r>
        <w:rPr>
          <w:rStyle w:val="28"/>
          <w:shd w:val="clear" w:color="auto" w:fill="FFFFFF"/>
        </w:rPr>
        <w:t>World Wide Web Consortium</w:t>
      </w:r>
      <w:r>
        <w:rPr>
          <w:shd w:val="clear" w:color="auto" w:fill="FFFFFF"/>
        </w:rPr>
        <w:t> (W3C – tổ chức thiết lập ra các chuẩn trên môi trường Internet).</w:t>
      </w:r>
    </w:p>
    <w:p>
      <w:pPr>
        <w:jc w:val="left"/>
        <w:rPr>
          <w:strike/>
          <w:szCs w:val="26"/>
        </w:rPr>
      </w:pPr>
      <w:r>
        <w:rPr>
          <w:b/>
          <w:szCs w:val="26"/>
          <w:shd w:val="clear" w:color="auto" w:fill="FFFFFF"/>
        </w:rPr>
        <w:t xml:space="preserve">CSS: </w:t>
      </w:r>
      <w:r>
        <w:rPr>
          <w:szCs w:val="26"/>
          <w:shd w:val="clear" w:color="auto" w:fill="FFFFFF"/>
        </w:rPr>
        <w:t>Trong </w:t>
      </w:r>
      <w:r>
        <w:fldChar w:fldCharType="begin"/>
      </w:r>
      <w:r>
        <w:instrText xml:space="preserve"> HYPERLINK "https://vi.wikipedia.org/wiki/Tin_h%E1%BB%8Dc" \o "Tin học" </w:instrText>
      </w:r>
      <w:r>
        <w:fldChar w:fldCharType="separate"/>
      </w:r>
      <w:r>
        <w:rPr>
          <w:rStyle w:val="27"/>
          <w:color w:val="auto"/>
          <w:szCs w:val="26"/>
          <w:shd w:val="clear" w:color="auto" w:fill="FFFFFF"/>
        </w:rPr>
        <w:t>tin học</w:t>
      </w:r>
      <w:r>
        <w:rPr>
          <w:rStyle w:val="27"/>
          <w:color w:val="auto"/>
          <w:szCs w:val="26"/>
          <w:shd w:val="clear" w:color="auto" w:fill="FFFFFF"/>
        </w:rPr>
        <w:fldChar w:fldCharType="end"/>
      </w:r>
      <w:r>
        <w:rPr>
          <w:szCs w:val="26"/>
          <w:shd w:val="clear" w:color="auto" w:fill="FFFFFF"/>
        </w:rPr>
        <w:t>, các </w:t>
      </w:r>
      <w:r>
        <w:rPr>
          <w:b/>
          <w:bCs/>
          <w:szCs w:val="26"/>
          <w:shd w:val="clear" w:color="auto" w:fill="FFFFFF"/>
        </w:rPr>
        <w:t>tập tin định kiểu theo tầng</w:t>
      </w:r>
      <w:r>
        <w:rPr>
          <w:szCs w:val="26"/>
          <w:shd w:val="clear" w:color="auto" w:fill="FFFFFF"/>
        </w:rPr>
        <w:t> – dịch từ </w:t>
      </w:r>
      <w:r>
        <w:fldChar w:fldCharType="begin"/>
      </w:r>
      <w:r>
        <w:instrText xml:space="preserve"> HYPERLINK "https://vi.wikipedia.org/wiki/Ti%E1%BA%BFng_Anh" \o "Tiếng Anh" </w:instrText>
      </w:r>
      <w:r>
        <w:fldChar w:fldCharType="separate"/>
      </w:r>
      <w:r>
        <w:rPr>
          <w:rStyle w:val="27"/>
          <w:color w:val="auto"/>
          <w:szCs w:val="26"/>
          <w:shd w:val="clear" w:color="auto" w:fill="FFFFFF"/>
        </w:rPr>
        <w:t>tiếng Anh</w:t>
      </w:r>
      <w:r>
        <w:rPr>
          <w:rStyle w:val="27"/>
          <w:color w:val="auto"/>
          <w:szCs w:val="26"/>
          <w:shd w:val="clear" w:color="auto" w:fill="FFFFFF"/>
        </w:rPr>
        <w:fldChar w:fldCharType="end"/>
      </w:r>
      <w:r>
        <w:rPr>
          <w:szCs w:val="26"/>
          <w:shd w:val="clear" w:color="auto" w:fill="FFFFFF"/>
        </w:rPr>
        <w:t> là </w:t>
      </w:r>
      <w:r>
        <w:rPr>
          <w:b/>
          <w:bCs/>
          <w:szCs w:val="26"/>
          <w:shd w:val="clear" w:color="auto" w:fill="FFFFFF"/>
        </w:rPr>
        <w:t>Cascading Style Sheets</w:t>
      </w:r>
      <w:r>
        <w:rPr>
          <w:szCs w:val="26"/>
          <w:shd w:val="clear" w:color="auto" w:fill="FFFFFF"/>
        </w:rPr>
        <w:t> (</w:t>
      </w:r>
      <w:r>
        <w:rPr>
          <w:b/>
          <w:bCs/>
          <w:szCs w:val="26"/>
          <w:shd w:val="clear" w:color="auto" w:fill="FFFFFF"/>
        </w:rPr>
        <w:t>CSS</w:t>
      </w:r>
      <w:r>
        <w:rPr>
          <w:szCs w:val="26"/>
          <w:shd w:val="clear" w:color="auto" w:fill="FFFFFF"/>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7"/>
          <w:color w:val="auto"/>
          <w:szCs w:val="26"/>
          <w:shd w:val="clear" w:color="auto" w:fill="FFFFFF"/>
        </w:rPr>
        <w:t>HTML</w:t>
      </w:r>
      <w:r>
        <w:rPr>
          <w:rStyle w:val="27"/>
          <w:color w:val="auto"/>
          <w:szCs w:val="26"/>
          <w:shd w:val="clear" w:color="auto" w:fill="FFFFFF"/>
        </w:rPr>
        <w:fldChar w:fldCharType="end"/>
      </w:r>
      <w:r>
        <w:rPr>
          <w:szCs w:val="26"/>
          <w:shd w:val="clear" w:color="auto" w:fill="FFFFFF"/>
        </w:rPr>
        <w:t> và </w:t>
      </w:r>
      <w:r>
        <w:fldChar w:fldCharType="begin"/>
      </w:r>
      <w:r>
        <w:instrText xml:space="preserve"> HYPERLINK "https://vi.wikipedia.org/wiki/XHTML" \o "XHTML" </w:instrText>
      </w:r>
      <w:r>
        <w:fldChar w:fldCharType="separate"/>
      </w:r>
      <w:r>
        <w:rPr>
          <w:rStyle w:val="27"/>
          <w:color w:val="auto"/>
          <w:szCs w:val="26"/>
          <w:shd w:val="clear" w:color="auto" w:fill="FFFFFF"/>
        </w:rPr>
        <w:t>XHTML</w:t>
      </w:r>
      <w:r>
        <w:rPr>
          <w:rStyle w:val="27"/>
          <w:color w:val="auto"/>
          <w:szCs w:val="26"/>
          <w:shd w:val="clear" w:color="auto" w:fill="FFFFFF"/>
        </w:rPr>
        <w:fldChar w:fldCharType="end"/>
      </w:r>
      <w:r>
        <w:rPr>
          <w:szCs w:val="26"/>
          <w:shd w:val="clear" w:color="auto" w:fill="FFFFFF"/>
        </w:rPr>
        <w:t>. Ngoài ra ngôn ngữ định kiểu theo tầng cũng có thể dùng cho </w:t>
      </w:r>
      <w:r>
        <w:fldChar w:fldCharType="begin"/>
      </w:r>
      <w:r>
        <w:instrText xml:space="preserve"> HYPERLINK "https://vi.wikipedia.org/wiki/XML" \o "XML" </w:instrText>
      </w:r>
      <w:r>
        <w:fldChar w:fldCharType="separate"/>
      </w:r>
      <w:r>
        <w:rPr>
          <w:rStyle w:val="27"/>
          <w:color w:val="auto"/>
          <w:szCs w:val="26"/>
          <w:shd w:val="clear" w:color="auto" w:fill="FFFFFF"/>
        </w:rPr>
        <w:t>XML</w:t>
      </w:r>
      <w:r>
        <w:rPr>
          <w:rStyle w:val="27"/>
          <w:color w:val="auto"/>
          <w:szCs w:val="26"/>
          <w:shd w:val="clear" w:color="auto" w:fill="FFFFFF"/>
        </w:rPr>
        <w:fldChar w:fldCharType="end"/>
      </w:r>
      <w:r>
        <w:rPr>
          <w:szCs w:val="26"/>
          <w:shd w:val="clear" w:color="auto" w:fill="FFFFFF"/>
        </w:rPr>
        <w:t>, </w:t>
      </w:r>
      <w:r>
        <w:fldChar w:fldCharType="begin"/>
      </w:r>
      <w:r>
        <w:instrText xml:space="preserve"> HYPERLINK "https://vi.wikipedia.org/wiki/SVG" \o "SVG" </w:instrText>
      </w:r>
      <w:r>
        <w:fldChar w:fldCharType="separate"/>
      </w:r>
      <w:r>
        <w:rPr>
          <w:rStyle w:val="27"/>
          <w:color w:val="auto"/>
          <w:szCs w:val="26"/>
          <w:shd w:val="clear" w:color="auto" w:fill="FFFFFF"/>
        </w:rPr>
        <w:t>SVG</w:t>
      </w:r>
      <w:r>
        <w:rPr>
          <w:rStyle w:val="27"/>
          <w:color w:val="auto"/>
          <w:szCs w:val="26"/>
          <w:shd w:val="clear" w:color="auto" w:fill="FFFFFF"/>
        </w:rPr>
        <w:fldChar w:fldCharType="end"/>
      </w:r>
      <w:r>
        <w:rPr>
          <w:szCs w:val="26"/>
          <w:shd w:val="clear" w:color="auto" w:fill="FFFFFF"/>
        </w:rPr>
        <w:t>, </w:t>
      </w:r>
      <w:r>
        <w:fldChar w:fldCharType="begin"/>
      </w:r>
      <w:r>
        <w:instrText xml:space="preserve"> HYPERLINK "https://vi.wikipedia.org/w/index.php?title=XUL&amp;action=edit&amp;redlink=1" \o "XUL (trang chưa được viết)" </w:instrText>
      </w:r>
      <w:r>
        <w:fldChar w:fldCharType="separate"/>
      </w:r>
      <w:r>
        <w:rPr>
          <w:rStyle w:val="27"/>
          <w:color w:val="auto"/>
          <w:szCs w:val="26"/>
          <w:shd w:val="clear" w:color="auto" w:fill="FFFFFF"/>
        </w:rPr>
        <w:t>XUL</w:t>
      </w:r>
      <w:r>
        <w:rPr>
          <w:rStyle w:val="27"/>
          <w:color w:val="auto"/>
          <w:szCs w:val="26"/>
          <w:shd w:val="clear" w:color="auto" w:fill="FFFFFF"/>
        </w:rPr>
        <w:fldChar w:fldCharType="end"/>
      </w:r>
      <w:r>
        <w:rPr>
          <w:szCs w:val="26"/>
          <w:shd w:val="clear" w:color="auto" w:fill="FFFFFF"/>
        </w:rPr>
        <w:t>. Các đặc điểm kỹ thuật của CSS được duy trì bởi </w:t>
      </w:r>
      <w:r>
        <w:fldChar w:fldCharType="begin"/>
      </w:r>
      <w:r>
        <w:instrText xml:space="preserve"> HYPERLINK "https://vi.wikipedia.org/wiki/W3C" \o "W3C" </w:instrText>
      </w:r>
      <w:r>
        <w:fldChar w:fldCharType="separate"/>
      </w:r>
      <w:r>
        <w:rPr>
          <w:rStyle w:val="27"/>
          <w:color w:val="auto"/>
          <w:szCs w:val="26"/>
          <w:shd w:val="clear" w:color="auto" w:fill="FFFFFF"/>
        </w:rPr>
        <w:t>World Wide Web Consortium</w:t>
      </w:r>
      <w:r>
        <w:rPr>
          <w:rStyle w:val="27"/>
          <w:color w:val="auto"/>
          <w:szCs w:val="26"/>
          <w:shd w:val="clear" w:color="auto" w:fill="FFFFFF"/>
        </w:rPr>
        <w:fldChar w:fldCharType="end"/>
      </w:r>
    </w:p>
    <w:p>
      <w:pPr>
        <w:jc w:val="left"/>
        <w:rPr>
          <w:szCs w:val="26"/>
          <w:shd w:val="clear" w:color="auto" w:fill="FFFFFF"/>
        </w:rPr>
      </w:pPr>
      <w:r>
        <w:rPr>
          <w:b/>
          <w:szCs w:val="26"/>
          <w:shd w:val="clear" w:color="auto" w:fill="FFFFFF"/>
        </w:rPr>
        <w:t>JavaScript:</w:t>
      </w:r>
      <w:r>
        <w:rPr>
          <w:szCs w:val="26"/>
          <w:shd w:val="clear" w:color="auto" w:fill="FFFFFF"/>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rPr>
        <w:t>ngôn ngữ lập trình kịch bản</w:t>
      </w:r>
      <w:r>
        <w:rPr>
          <w:szCs w:val="26"/>
        </w:rPr>
        <w:fldChar w:fldCharType="end"/>
      </w:r>
      <w:r>
        <w:rPr>
          <w:szCs w:val="26"/>
          <w:shd w:val="clear" w:color="auto" w:fill="FFFFFF"/>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rPr>
        <w:t>dựa trên đối tượng</w:t>
      </w:r>
      <w:r>
        <w:rPr>
          <w:szCs w:val="26"/>
        </w:rPr>
        <w:fldChar w:fldCharType="end"/>
      </w:r>
      <w:r>
        <w:rPr>
          <w:szCs w:val="26"/>
          <w:shd w:val="clear" w:color="auto" w:fill="FFFFFF"/>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rPr>
        <w:t>nguyên mẫu</w:t>
      </w:r>
      <w:r>
        <w:rPr>
          <w:szCs w:val="26"/>
        </w:rPr>
        <w:fldChar w:fldCharType="end"/>
      </w:r>
      <w:r>
        <w:rPr>
          <w:szCs w:val="26"/>
          <w:shd w:val="clear" w:color="auto" w:fill="FFFFFF"/>
        </w:rPr>
        <w:t>. Ngôn ngữ này được dùng rộng rãi cho các </w:t>
      </w:r>
      <w:r>
        <w:fldChar w:fldCharType="begin"/>
      </w:r>
      <w:r>
        <w:instrText xml:space="preserve"> HYPERLINK "https://vi.wikipedia.org/wiki/Website" \o "Website" </w:instrText>
      </w:r>
      <w:r>
        <w:fldChar w:fldCharType="separate"/>
      </w:r>
      <w:r>
        <w:rPr>
          <w:szCs w:val="26"/>
        </w:rPr>
        <w:t>trang web</w:t>
      </w:r>
      <w:r>
        <w:rPr>
          <w:szCs w:val="26"/>
        </w:rPr>
        <w:fldChar w:fldCharType="end"/>
      </w:r>
      <w:r>
        <w:rPr>
          <w:szCs w:val="26"/>
          <w:shd w:val="clear" w:color="auto" w:fill="FFFFFF"/>
        </w:rPr>
        <w:t>, nhưng cũng được dùng để tạo khả năng viết script sử dụng các đối tượng nằm sẵn trong các ứng dụng. </w:t>
      </w:r>
    </w:p>
    <w:p>
      <w:pPr>
        <w:jc w:val="left"/>
        <w:rPr>
          <w:szCs w:val="26"/>
          <w:shd w:val="clear" w:color="auto" w:fill="FFFFFF"/>
        </w:rPr>
      </w:pPr>
      <w:r>
        <w:rPr>
          <w:b/>
          <w:szCs w:val="26"/>
          <w:shd w:val="clear" w:color="auto" w:fill="FFFFFF"/>
        </w:rPr>
        <w:t>PHP:</w:t>
      </w:r>
      <w:r>
        <w:rPr>
          <w:szCs w:val="26"/>
          <w:shd w:val="clear" w:color="auto" w:fill="FFFFFF"/>
        </w:rPr>
        <w:t> là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rPr>
        <w:t>mã lệnh</w:t>
      </w:r>
      <w:r>
        <w:rPr>
          <w:szCs w:val="26"/>
        </w:rPr>
        <w:fldChar w:fldCharType="end"/>
      </w:r>
      <w:r>
        <w:rPr>
          <w:szCs w:val="26"/>
          <w:shd w:val="clear" w:color="auto" w:fill="FFFFFF"/>
        </w:rPr>
        <w:t> chủ yếu được dùng để phát triển các </w:t>
      </w:r>
      <w:r>
        <w:fldChar w:fldCharType="begin"/>
      </w:r>
      <w:r>
        <w:instrText xml:space="preserve"> HYPERLINK "https://vi.wikipedia.org/wiki/%E1%BB%A8ng_d%E1%BB%A5ng_web" \o "Ứng dụng web" </w:instrText>
      </w:r>
      <w:r>
        <w:fldChar w:fldCharType="separate"/>
      </w:r>
      <w:r>
        <w:rPr>
          <w:szCs w:val="26"/>
        </w:rPr>
        <w:t>ứng dụng</w:t>
      </w:r>
      <w:r>
        <w:rPr>
          <w:szCs w:val="26"/>
        </w:rPr>
        <w:fldChar w:fldCharType="end"/>
      </w:r>
      <w:r>
        <w:rPr>
          <w:szCs w:val="26"/>
          <w:shd w:val="clear" w:color="auto" w:fill="FFFFFF"/>
        </w:rPr>
        <w:t> viết cho máy chủ,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shd w:val="clear" w:color="auto" w:fill="FFFFFF"/>
        </w:rPr>
        <w:t>, dùng cho mục đích tổng quát. Nó rất thích hợp với </w:t>
      </w:r>
      <w:r>
        <w:fldChar w:fldCharType="begin"/>
      </w:r>
      <w:r>
        <w:instrText xml:space="preserve"> HYPERLINK "https://vi.wikipedia.org/wiki/Internet" \o "Internet" </w:instrText>
      </w:r>
      <w:r>
        <w:fldChar w:fldCharType="separate"/>
      </w:r>
      <w:r>
        <w:rPr>
          <w:szCs w:val="26"/>
        </w:rPr>
        <w:t>web</w:t>
      </w:r>
      <w:r>
        <w:rPr>
          <w:szCs w:val="26"/>
        </w:rPr>
        <w:fldChar w:fldCharType="end"/>
      </w:r>
      <w:r>
        <w:rPr>
          <w:szCs w:val="26"/>
          <w:shd w:val="clear" w:color="auto" w:fill="FFFFFF"/>
        </w:rPr>
        <w:t> và có thể dễ dàng nhúng vào trang </w:t>
      </w:r>
      <w:r>
        <w:fldChar w:fldCharType="begin"/>
      </w:r>
      <w:r>
        <w:instrText xml:space="preserve"> HYPERLINK "https://vi.wikipedia.org/wiki/HTML" \o "HTML" </w:instrText>
      </w:r>
      <w:r>
        <w:fldChar w:fldCharType="separate"/>
      </w:r>
      <w:r>
        <w:rPr>
          <w:szCs w:val="26"/>
        </w:rPr>
        <w:t>HTML</w:t>
      </w:r>
      <w:r>
        <w:rPr>
          <w:szCs w:val="26"/>
        </w:rPr>
        <w:fldChar w:fldCharType="end"/>
      </w:r>
      <w:r>
        <w:rPr>
          <w:szCs w:val="26"/>
          <w:shd w:val="clear" w:color="auto" w:fill="FFFFFF"/>
        </w:rPr>
        <w:t>. Do được tối ưu hóa cho các </w:t>
      </w:r>
      <w:r>
        <w:fldChar w:fldCharType="begin"/>
      </w:r>
      <w:r>
        <w:instrText xml:space="preserve"> HYPERLINK "https://vi.wikipedia.org/wiki/%E1%BB%A8ng_d%E1%BB%A5ng_web" \o "Ứng dụng web" </w:instrText>
      </w:r>
      <w:r>
        <w:fldChar w:fldCharType="separate"/>
      </w:r>
      <w:r>
        <w:rPr>
          <w:szCs w:val="26"/>
        </w:rPr>
        <w:t>ứng dụng web</w:t>
      </w:r>
      <w:r>
        <w:rPr>
          <w:szCs w:val="26"/>
        </w:rPr>
        <w:fldChar w:fldCharType="end"/>
      </w:r>
      <w:r>
        <w:rPr>
          <w:szCs w:val="26"/>
          <w:shd w:val="clear" w:color="auto" w:fill="FFFFFF"/>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rPr>
        <w:t>C</w:t>
      </w:r>
      <w:r>
        <w:rPr>
          <w:szCs w:val="26"/>
        </w:rPr>
        <w:fldChar w:fldCharType="end"/>
      </w:r>
      <w:r>
        <w:rPr>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szCs w:val="26"/>
        </w:rPr>
        <w:t>Java</w:t>
      </w:r>
      <w:r>
        <w:rPr>
          <w:szCs w:val="26"/>
        </w:rPr>
        <w:fldChar w:fldCharType="end"/>
      </w:r>
      <w:r>
        <w:rPr>
          <w:szCs w:val="26"/>
          <w:shd w:val="clear" w:color="auto" w:fill="FFFFFF"/>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rPr>
        <w:t>ngôn ngữ lập trình</w:t>
      </w:r>
      <w:r>
        <w:rPr>
          <w:szCs w:val="26"/>
        </w:rPr>
        <w:fldChar w:fldCharType="end"/>
      </w:r>
      <w:r>
        <w:rPr>
          <w:szCs w:val="26"/>
          <w:shd w:val="clear" w:color="auto" w:fill="FFFFFF"/>
        </w:rPr>
        <w:t> web phổ biến nhất thế giới.</w:t>
      </w:r>
    </w:p>
    <w:p>
      <w:pPr>
        <w:jc w:val="left"/>
        <w:rPr>
          <w:szCs w:val="26"/>
          <w:shd w:val="clear" w:color="auto" w:fill="FFFFFF"/>
        </w:rPr>
      </w:pPr>
      <w:r>
        <w:rPr>
          <w:b/>
          <w:szCs w:val="26"/>
        </w:rPr>
        <w:t>MySQL:</w:t>
      </w:r>
      <w:r>
        <w:rPr>
          <w:szCs w:val="26"/>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rPr>
        <w:t>hệ quản trị cơ sở dữ liệu</w:t>
      </w:r>
      <w:r>
        <w:rPr>
          <w:szCs w:val="26"/>
        </w:rPr>
        <w:fldChar w:fldCharType="end"/>
      </w:r>
      <w:r>
        <w:rPr>
          <w:szCs w:val="26"/>
        </w:rPr>
        <w:t> </w:t>
      </w:r>
      <w:r>
        <w:fldChar w:fldCharType="begin"/>
      </w:r>
      <w:r>
        <w:instrText xml:space="preserve"> HYPERLINK "https://vi.wikipedia.org/wiki/Ph%E1%BA%A7n_m%E1%BB%81m_ngu%E1%BB%93n_m%E1%BB%9F" \o "Phần mềm nguồn mở" </w:instrText>
      </w:r>
      <w:r>
        <w:fldChar w:fldCharType="separate"/>
      </w:r>
      <w:r>
        <w:rPr>
          <w:szCs w:val="26"/>
        </w:rPr>
        <w:t>tự do nguồn mở</w:t>
      </w:r>
      <w:r>
        <w:rPr>
          <w:szCs w:val="26"/>
        </w:rPr>
        <w:fldChar w:fldCharType="end"/>
      </w:r>
      <w:r>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rPr>
        <w:t>Windows</w:t>
      </w:r>
      <w:r>
        <w:rPr>
          <w:szCs w:val="26"/>
        </w:rPr>
        <w:fldChar w:fldCharType="end"/>
      </w:r>
      <w:r>
        <w:rPr>
          <w:szCs w:val="26"/>
        </w:rPr>
        <w:t>, </w:t>
      </w:r>
      <w:r>
        <w:fldChar w:fldCharType="begin"/>
      </w:r>
      <w:r>
        <w:instrText xml:space="preserve"> HYPERLINK "https://vi.wikipedia.org/wiki/Linux" \o "Linux" </w:instrText>
      </w:r>
      <w:r>
        <w:fldChar w:fldCharType="separate"/>
      </w:r>
      <w:r>
        <w:rPr>
          <w:szCs w:val="26"/>
        </w:rPr>
        <w:t>Linux</w:t>
      </w:r>
      <w:r>
        <w:rPr>
          <w:szCs w:val="26"/>
        </w:rPr>
        <w:fldChar w:fldCharType="end"/>
      </w:r>
      <w:r>
        <w:rPr>
          <w:szCs w:val="26"/>
        </w:rPr>
        <w:t>, </w:t>
      </w:r>
      <w:r>
        <w:fldChar w:fldCharType="begin"/>
      </w:r>
      <w:r>
        <w:instrText xml:space="preserve"> HYPERLINK "https://vi.wikipedia.org/wiki/Mac_OS_X" \o "Mac OS X" </w:instrText>
      </w:r>
      <w:r>
        <w:fldChar w:fldCharType="separate"/>
      </w:r>
      <w:r>
        <w:rPr>
          <w:szCs w:val="26"/>
        </w:rPr>
        <w:t>Mac OS X</w:t>
      </w:r>
      <w:r>
        <w:rPr>
          <w:szCs w:val="26"/>
        </w:rPr>
        <w:fldChar w:fldCharType="end"/>
      </w:r>
      <w:r>
        <w:rPr>
          <w:szCs w:val="26"/>
        </w:rPr>
        <w:t>, </w:t>
      </w:r>
      <w:r>
        <w:fldChar w:fldCharType="begin"/>
      </w:r>
      <w:r>
        <w:instrText xml:space="preserve"> HYPERLINK "https://vi.wikipedia.org/wiki/Unix" \o "Unix" </w:instrText>
      </w:r>
      <w:r>
        <w:fldChar w:fldCharType="separate"/>
      </w:r>
      <w:r>
        <w:rPr>
          <w:szCs w:val="26"/>
        </w:rPr>
        <w:t>Unix</w:t>
      </w:r>
      <w:r>
        <w:rPr>
          <w:szCs w:val="26"/>
        </w:rPr>
        <w:fldChar w:fldCharType="end"/>
      </w:r>
      <w:r>
        <w:rPr>
          <w:szCs w:val="26"/>
        </w:rPr>
        <w:t>, </w:t>
      </w:r>
      <w:r>
        <w:fldChar w:fldCharType="begin"/>
      </w:r>
      <w:r>
        <w:instrText xml:space="preserve"> HYPERLINK "https://vi.wikipedia.org/wiki/FreeBSD" \o "FreeBSD" </w:instrText>
      </w:r>
      <w:r>
        <w:fldChar w:fldCharType="separate"/>
      </w:r>
      <w:r>
        <w:rPr>
          <w:szCs w:val="26"/>
        </w:rPr>
        <w:t>FreeBSD</w:t>
      </w:r>
      <w:r>
        <w:rPr>
          <w:szCs w:val="26"/>
        </w:rPr>
        <w:fldChar w:fldCharType="end"/>
      </w:r>
      <w:r>
        <w:rPr>
          <w:szCs w:val="26"/>
        </w:rPr>
        <w:t>, </w:t>
      </w:r>
      <w:r>
        <w:fldChar w:fldCharType="begin"/>
      </w:r>
      <w:r>
        <w:instrText xml:space="preserve"> HYPERLINK "https://vi.wikipedia.org/w/index.php?title=NetBSD&amp;action=edit&amp;redlink=1" \o "NetBSD (trang chưa được viết)" </w:instrText>
      </w:r>
      <w:r>
        <w:fldChar w:fldCharType="separate"/>
      </w:r>
      <w:r>
        <w:rPr>
          <w:szCs w:val="26"/>
        </w:rPr>
        <w:t>NetBSD</w:t>
      </w:r>
      <w:r>
        <w:rPr>
          <w:szCs w:val="26"/>
        </w:rPr>
        <w:fldChar w:fldCharType="end"/>
      </w:r>
      <w:r>
        <w:rPr>
          <w:szCs w:val="26"/>
        </w:rPr>
        <w:t>, </w:t>
      </w:r>
      <w:r>
        <w:fldChar w:fldCharType="begin"/>
      </w:r>
      <w:r>
        <w:instrText xml:space="preserve"> HYPERLINK "https://vi.wikipedia.org/w/index.php?title=Novell_NetWare&amp;action=edit&amp;redlink=1" \o "Novell NetWare (trang chưa được viết)" </w:instrText>
      </w:r>
      <w:r>
        <w:fldChar w:fldCharType="separate"/>
      </w:r>
      <w:r>
        <w:rPr>
          <w:szCs w:val="26"/>
        </w:rPr>
        <w:t>Novell NetWare</w:t>
      </w:r>
      <w:r>
        <w:rPr>
          <w:szCs w:val="26"/>
        </w:rPr>
        <w:fldChar w:fldCharType="end"/>
      </w:r>
      <w:r>
        <w:rPr>
          <w:szCs w:val="26"/>
        </w:rPr>
        <w:t>, </w:t>
      </w:r>
      <w:r>
        <w:fldChar w:fldCharType="begin"/>
      </w:r>
      <w:r>
        <w:instrText xml:space="preserve"> HYPERLINK "https://vi.wikipedia.org/w/index.php?title=SGI_Irix&amp;action=edit&amp;redlink=1" \o "SGI Irix (trang chưa được viết)" </w:instrText>
      </w:r>
      <w:r>
        <w:fldChar w:fldCharType="separate"/>
      </w:r>
      <w:r>
        <w:rPr>
          <w:szCs w:val="26"/>
        </w:rPr>
        <w:t>SGI Irix</w:t>
      </w:r>
      <w:r>
        <w:rPr>
          <w:szCs w:val="26"/>
        </w:rPr>
        <w:fldChar w:fldCharType="end"/>
      </w:r>
      <w:r>
        <w:rPr>
          <w:szCs w:val="26"/>
        </w:rPr>
        <w:t>, </w:t>
      </w:r>
      <w:r>
        <w:fldChar w:fldCharType="begin"/>
      </w:r>
      <w:r>
        <w:instrText xml:space="preserve"> HYPERLINK "https://vi.wikipedia.org/wiki/Solaris" \o "Solaris" </w:instrText>
      </w:r>
      <w:r>
        <w:fldChar w:fldCharType="separate"/>
      </w:r>
      <w:r>
        <w:rPr>
          <w:szCs w:val="26"/>
        </w:rPr>
        <w:t>Solaris</w:t>
      </w:r>
      <w:r>
        <w:rPr>
          <w:szCs w:val="26"/>
        </w:rPr>
        <w:fldChar w:fldCharType="end"/>
      </w:r>
      <w:r>
        <w:rPr>
          <w:szCs w:val="26"/>
        </w:rPr>
        <w:t>, </w:t>
      </w:r>
      <w:r>
        <w:fldChar w:fldCharType="begin"/>
      </w:r>
      <w:r>
        <w:instrText xml:space="preserve"> HYPERLINK "https://vi.wikipedia.org/w/index.php?title=SunOS&amp;action=edit&amp;redlink=1" \o "SunOS (trang chưa được viết)" </w:instrText>
      </w:r>
      <w:r>
        <w:fldChar w:fldCharType="separate"/>
      </w:r>
      <w:r>
        <w:rPr>
          <w:szCs w:val="26"/>
        </w:rPr>
        <w:t>SunOS</w:t>
      </w:r>
      <w:r>
        <w:rPr>
          <w:szCs w:val="26"/>
        </w:rPr>
        <w:fldChar w:fldCharType="end"/>
      </w:r>
      <w:r>
        <w:rPr>
          <w:szCs w:val="26"/>
        </w:rPr>
        <w:t>,...</w:t>
      </w:r>
    </w:p>
    <w:p>
      <w:pPr>
        <w:jc w:val="left"/>
        <w:rPr>
          <w:szCs w:val="26"/>
        </w:rPr>
      </w:pPr>
      <w:r>
        <w:rPr>
          <w:szCs w:val="26"/>
        </w:rPr>
        <w:t>MySQL là một trong những ví dụ rất cơ bản về Hệ Quản trị Cơ sở dữ liệu quan hệ sử dụng Ngôn ngữ truy vấn có cấu trúc (SQL).</w:t>
      </w:r>
    </w:p>
    <w:p>
      <w:pPr>
        <w:jc w:val="left"/>
        <w:rPr>
          <w:szCs w:val="26"/>
        </w:rPr>
      </w:pPr>
      <w:r>
        <w:rPr>
          <w:szCs w:val="26"/>
        </w:rPr>
        <w:t>MySQL được sử dụng cho việc bổ trợ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và nhiều ngôn ngữ khác, nó làm nơi lưu trữ những thông tin trên các trang web viết bằng PHP hay Perl,...</w:t>
      </w:r>
    </w:p>
    <w:p>
      <w:pPr>
        <w:jc w:val="left"/>
        <w:rPr>
          <w:szCs w:val="26"/>
        </w:rPr>
      </w:pPr>
      <w:r>
        <w:rPr>
          <w:b/>
          <w:szCs w:val="26"/>
        </w:rPr>
        <w:t>Ajax:</w:t>
      </w:r>
      <w:r>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pPr>
        <w:jc w:val="left"/>
        <w:rPr>
          <w:szCs w:val="26"/>
        </w:rPr>
      </w:pPr>
      <w:r>
        <w:rPr>
          <w:b/>
          <w:szCs w:val="26"/>
        </w:rPr>
        <w:t>jQuery:</w:t>
      </w:r>
      <w:r>
        <w:rPr>
          <w:szCs w:val="26"/>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jc w:val="left"/>
        <w:rPr>
          <w:szCs w:val="26"/>
        </w:rPr>
      </w:pPr>
      <w:r>
        <w:rPr>
          <w:b/>
          <w:szCs w:val="26"/>
        </w:rPr>
        <w:t>Bootstrap:</w:t>
      </w:r>
      <w:r>
        <w:rPr>
          <w:szCs w:val="26"/>
        </w:rPr>
        <w:t xml:space="preserve"> là một framework cho phép thiết kế website reponsive nhanh hơn và dễ dàng hơn</w:t>
      </w:r>
      <w:r>
        <w:rPr>
          <w:szCs w:val="26"/>
        </w:rPr>
        <w:br w:type="textWrapping"/>
      </w:r>
      <w:r>
        <w:rPr>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jc w:val="left"/>
        <w:rPr>
          <w:szCs w:val="26"/>
        </w:rPr>
      </w:pPr>
      <w:r>
        <w:rPr>
          <w:b/>
          <w:szCs w:val="26"/>
        </w:rPr>
        <w:t>Mô hình MVC:</w:t>
      </w:r>
      <w:r>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pPr>
        <w:pStyle w:val="4"/>
      </w:pPr>
      <w:bookmarkStart w:id="51" w:name="_Toc498345532"/>
      <w:r>
        <w:t>Công cụ xây dựng phần mềm</w:t>
      </w:r>
      <w:bookmarkEnd w:id="51"/>
    </w:p>
    <w:p>
      <w:pPr>
        <w:jc w:val="left"/>
        <w:rPr>
          <w:szCs w:val="26"/>
        </w:rPr>
      </w:pPr>
      <w:r>
        <w:rPr>
          <w:b/>
          <w:szCs w:val="26"/>
        </w:rPr>
        <w:t>PhpStorm:</w:t>
      </w:r>
      <w:r>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jc w:val="left"/>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27"/>
          <w:szCs w:val="26"/>
        </w:rPr>
        <w:t>https://www.jetbrains.com/phpstorm/download</w:t>
      </w:r>
      <w:r>
        <w:rPr>
          <w:rStyle w:val="27"/>
          <w:szCs w:val="26"/>
        </w:rPr>
        <w:fldChar w:fldCharType="end"/>
      </w:r>
    </w:p>
    <w:p>
      <w:pPr>
        <w:pStyle w:val="17"/>
        <w:spacing w:before="0" w:beforeAutospacing="0" w:after="360" w:afterAutospacing="0"/>
        <w:textAlignment w:val="baseline"/>
        <w:rPr>
          <w:sz w:val="26"/>
          <w:szCs w:val="26"/>
        </w:rPr>
      </w:pPr>
      <w:r>
        <w:rPr>
          <w:b/>
          <w:sz w:val="26"/>
          <w:szCs w:val="26"/>
        </w:rPr>
        <w:t>MySQL Workbench:</w:t>
      </w:r>
      <w:r>
        <w:rPr>
          <w:sz w:val="26"/>
          <w:szCs w:val="26"/>
        </w:rPr>
        <w:t xml:space="preserve"> là một công cụ thiết kế cơ sở dữ liệu đa nền tảng được phát triển bởi MySQL. Nó là một ứng dụng thành công phát triển từ dự án DBDesigner4. 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r>
        <w:fldChar w:fldCharType="begin"/>
      </w:r>
      <w:r>
        <w:instrText xml:space="preserve"> HYPERLINK "http://localhost/" </w:instrText>
      </w:r>
      <w:r>
        <w:fldChar w:fldCharType="separate"/>
      </w:r>
      <w:r>
        <w:rPr>
          <w:sz w:val="26"/>
          <w:szCs w:val="26"/>
        </w:rPr>
        <w:t>http://localhost</w:t>
      </w:r>
      <w:r>
        <w:rPr>
          <w:sz w:val="26"/>
          <w:szCs w:val="26"/>
        </w:rPr>
        <w:fldChar w:fldCharType="end"/>
      </w:r>
      <w:r>
        <w:rPr>
          <w:sz w:val="26"/>
          <w:szCs w:val="26"/>
        </w:rPr>
        <w:t>). MySQL Workbench có thể sử dụng như là các công cụ giao diện người dùng riêng trên các hệ điều hành như </w:t>
      </w:r>
      <w:r>
        <w:fldChar w:fldCharType="begin"/>
      </w:r>
      <w:r>
        <w:instrText xml:space="preserve"> HYPERLINK "http://www.microsoft.com/WINDOWS" \o "Windows" </w:instrText>
      </w:r>
      <w:r>
        <w:fldChar w:fldCharType="separate"/>
      </w:r>
      <w:r>
        <w:rPr>
          <w:sz w:val="26"/>
          <w:szCs w:val="26"/>
        </w:rPr>
        <w:t>Windows</w:t>
      </w:r>
      <w:r>
        <w:rPr>
          <w:sz w:val="26"/>
          <w:szCs w:val="26"/>
        </w:rPr>
        <w:fldChar w:fldCharType="end"/>
      </w:r>
      <w:r>
        <w:rPr>
          <w:sz w:val="26"/>
          <w:szCs w:val="26"/>
        </w:rPr>
        <w:t>, </w:t>
      </w:r>
      <w:r>
        <w:fldChar w:fldCharType="begin"/>
      </w:r>
      <w:r>
        <w:instrText xml:space="preserve"> HYPERLINK "http://www.kernel.org/" \o "Linux" </w:instrText>
      </w:r>
      <w:r>
        <w:fldChar w:fldCharType="separate"/>
      </w:r>
      <w:r>
        <w:rPr>
          <w:sz w:val="26"/>
          <w:szCs w:val="26"/>
        </w:rPr>
        <w:t>Linux</w:t>
      </w:r>
      <w:r>
        <w:rPr>
          <w:sz w:val="26"/>
          <w:szCs w:val="26"/>
        </w:rPr>
        <w:fldChar w:fldCharType="end"/>
      </w:r>
      <w:r>
        <w:rPr>
          <w:sz w:val="26"/>
          <w:szCs w:val="26"/>
        </w:rPr>
        <w:t> và </w:t>
      </w:r>
      <w:r>
        <w:fldChar w:fldCharType="begin"/>
      </w:r>
      <w:r>
        <w:instrText xml:space="preserve"> HYPERLINK "http://www.apple.com/macosx/" \o "Mac OS X" </w:instrText>
      </w:r>
      <w:r>
        <w:fldChar w:fldCharType="separate"/>
      </w:r>
      <w:r>
        <w:rPr>
          <w:sz w:val="26"/>
          <w:szCs w:val="26"/>
        </w:rPr>
        <w:t>OS X</w:t>
      </w:r>
      <w:r>
        <w:rPr>
          <w:sz w:val="26"/>
          <w:szCs w:val="26"/>
        </w:rPr>
        <w:fldChar w:fldCharType="end"/>
      </w:r>
      <w:r>
        <w:rPr>
          <w:sz w:val="26"/>
          <w:szCs w:val="26"/>
        </w:rPr>
        <w:t> trong các sản phẩm và phiên bản khác nhau.</w:t>
      </w:r>
    </w:p>
    <w:p>
      <w:pPr>
        <w:pStyle w:val="17"/>
        <w:spacing w:before="0" w:beforeAutospacing="0" w:after="360" w:afterAutospacing="0"/>
        <w:textAlignment w:val="baseline"/>
        <w:rPr>
          <w:sz w:val="26"/>
          <w:szCs w:val="26"/>
        </w:rPr>
      </w:pPr>
      <w:r>
        <w:rPr>
          <w:sz w:val="26"/>
          <w:szCs w:val="26"/>
        </w:rPr>
        <w:t xml:space="preserve">Tải MySQL Workbench tại: </w:t>
      </w:r>
      <w:r>
        <w:fldChar w:fldCharType="begin"/>
      </w:r>
      <w:r>
        <w:instrText xml:space="preserve"> HYPERLINK "https://dev.mysql.com/downloads/workbench/" </w:instrText>
      </w:r>
      <w:r>
        <w:fldChar w:fldCharType="separate"/>
      </w:r>
      <w:r>
        <w:rPr>
          <w:rStyle w:val="27"/>
          <w:sz w:val="26"/>
          <w:szCs w:val="26"/>
        </w:rPr>
        <w:t>https://dev.mysql.com/downloads/workbench/</w:t>
      </w:r>
      <w:r>
        <w:rPr>
          <w:rStyle w:val="27"/>
          <w:sz w:val="26"/>
          <w:szCs w:val="26"/>
        </w:rPr>
        <w:fldChar w:fldCharType="end"/>
      </w:r>
    </w:p>
    <w:p>
      <w:pPr>
        <w:jc w:val="left"/>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jc w:val="left"/>
        <w:rPr>
          <w:szCs w:val="26"/>
        </w:rPr>
      </w:pPr>
      <w:r>
        <w:rPr>
          <w:szCs w:val="26"/>
        </w:rPr>
        <w:t xml:space="preserve">Tải xampp tại: </w:t>
      </w:r>
      <w:r>
        <w:fldChar w:fldCharType="begin"/>
      </w:r>
      <w:r>
        <w:instrText xml:space="preserve"> HYPERLINK "https://www.apachefriends.org/download.html" </w:instrText>
      </w:r>
      <w:r>
        <w:fldChar w:fldCharType="separate"/>
      </w:r>
      <w:r>
        <w:rPr>
          <w:rStyle w:val="27"/>
          <w:szCs w:val="26"/>
        </w:rPr>
        <w:t>https://www.apachefriends.org/download.html</w:t>
      </w:r>
      <w:r>
        <w:rPr>
          <w:rStyle w:val="27"/>
          <w:szCs w:val="26"/>
        </w:rPr>
        <w:fldChar w:fldCharType="end"/>
      </w:r>
    </w:p>
    <w:p>
      <w:pPr>
        <w:jc w:val="left"/>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[3]</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pPr>
        <w:jc w:val="left"/>
        <w:rPr>
          <w:szCs w:val="26"/>
        </w:rPr>
      </w:pPr>
      <w:r>
        <w:rPr>
          <w:szCs w:val="26"/>
        </w:rPr>
        <w:t xml:space="preserve">Tải GitHub Desktop tại: </w:t>
      </w:r>
      <w:r>
        <w:fldChar w:fldCharType="begin"/>
      </w:r>
      <w:r>
        <w:instrText xml:space="preserve"> HYPERLINK "https://desktop.github.com/" </w:instrText>
      </w:r>
      <w:r>
        <w:fldChar w:fldCharType="separate"/>
      </w:r>
      <w:r>
        <w:rPr>
          <w:rStyle w:val="27"/>
          <w:szCs w:val="26"/>
        </w:rPr>
        <w:t>https://desktop.github.com/</w:t>
      </w:r>
      <w:r>
        <w:rPr>
          <w:rStyle w:val="27"/>
          <w:szCs w:val="26"/>
        </w:rPr>
        <w:fldChar w:fldCharType="end"/>
      </w:r>
    </w:p>
    <w:p>
      <w:pPr>
        <w:ind w:firstLine="720"/>
        <w:rPr>
          <w:szCs w:val="26"/>
        </w:rPr>
      </w:pPr>
    </w:p>
    <w:p/>
    <w:p>
      <w:pPr>
        <w:pStyle w:val="2"/>
        <w:ind w:firstLine="0"/>
        <w:rPr>
          <w:ins w:id="2" w:author="hqngh" w:date="2018-12-03T21:19:27Z"/>
        </w:rPr>
      </w:pPr>
      <w:ins w:id="3" w:author="hqngh" w:date="2018-12-03T21:19:27Z">
        <w:r>
          <w:rPr/>
          <w:br w:type="page"/>
        </w:r>
      </w:ins>
    </w:p>
    <w:p>
      <w:pPr>
        <w:pStyle w:val="2"/>
        <w:ind w:firstLine="0"/>
      </w:pPr>
      <w:r>
        <w:t>CHƯƠNG II: ĐẶC TẢ YÊU CẦU</w:t>
      </w:r>
      <w:bookmarkEnd w:id="48"/>
    </w:p>
    <w:p>
      <w:pPr>
        <w:pStyle w:val="3"/>
      </w:pPr>
      <w:bookmarkStart w:id="52" w:name="_Toc531547422"/>
      <w:r>
        <w:t>Giới thiệu</w:t>
      </w:r>
      <w:bookmarkEnd w:id="52"/>
    </w:p>
    <w:p>
      <w:pPr>
        <w:pStyle w:val="4"/>
      </w:pPr>
      <w:bookmarkStart w:id="53" w:name="_Toc531547423"/>
      <w:r>
        <w:t>Mục đích website</w:t>
      </w:r>
      <w:bookmarkEnd w:id="53"/>
    </w:p>
    <w:p>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pPr>
        <w:pStyle w:val="4"/>
      </w:pPr>
      <w:bookmarkStart w:id="54" w:name="_Toc531547424"/>
      <w:r>
        <w:t>Qui ước tài liệu</w:t>
      </w:r>
      <w:bookmarkEnd w:id="54"/>
    </w:p>
    <w:p>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
        <w:t>Quy ước văn bản:</w:t>
      </w:r>
    </w:p>
    <w:p>
      <w:pPr>
        <w:pStyle w:val="41"/>
        <w:numPr>
          <w:ilvl w:val="0"/>
          <w:numId w:val="12"/>
        </w:numPr>
      </w:pPr>
      <w:r>
        <w:t>Font: Time New Roman.</w:t>
      </w:r>
    </w:p>
    <w:p>
      <w:pPr>
        <w:pStyle w:val="41"/>
        <w:numPr>
          <w:ilvl w:val="0"/>
          <w:numId w:val="12"/>
        </w:numPr>
      </w:pPr>
      <w:r>
        <w:t>Font size: 13.</w:t>
      </w:r>
    </w:p>
    <w:p>
      <w:pPr>
        <w:pStyle w:val="41"/>
        <w:numPr>
          <w:ilvl w:val="0"/>
          <w:numId w:val="12"/>
        </w:numPr>
      </w:pPr>
      <w:r>
        <w:t>Font color text: Đen.</w:t>
      </w:r>
    </w:p>
    <w:p>
      <w:pPr>
        <w:pStyle w:val="41"/>
        <w:numPr>
          <w:ilvl w:val="0"/>
          <w:numId w:val="12"/>
        </w:numPr>
      </w:pPr>
      <w:r>
        <w:t>Font color title: Xanh dương.</w:t>
      </w:r>
    </w:p>
    <w:p>
      <w:pPr>
        <w:pStyle w:val="41"/>
        <w:numPr>
          <w:ilvl w:val="0"/>
          <w:numId w:val="12"/>
        </w:numPr>
      </w:pPr>
      <w:r>
        <w:t>Margin-left: 3.5 cm.</w:t>
      </w:r>
    </w:p>
    <w:p>
      <w:pPr>
        <w:pStyle w:val="41"/>
        <w:numPr>
          <w:ilvl w:val="0"/>
          <w:numId w:val="12"/>
        </w:numPr>
      </w:pPr>
      <w:r>
        <w:t>Margin-right: 2 cm.</w:t>
      </w:r>
    </w:p>
    <w:p>
      <w:pPr>
        <w:pStyle w:val="41"/>
        <w:numPr>
          <w:ilvl w:val="0"/>
          <w:numId w:val="12"/>
        </w:numPr>
      </w:pPr>
      <w:r>
        <w:t>Margin-top: 3 cm.</w:t>
      </w:r>
    </w:p>
    <w:p>
      <w:pPr>
        <w:pStyle w:val="41"/>
        <w:numPr>
          <w:ilvl w:val="0"/>
          <w:numId w:val="12"/>
        </w:numPr>
      </w:pPr>
      <w:r>
        <w:t>Margin-bottom: 3 cm.</w:t>
      </w:r>
    </w:p>
    <w:p>
      <w:pPr>
        <w:pStyle w:val="41"/>
        <w:numPr>
          <w:ilvl w:val="0"/>
          <w:numId w:val="12"/>
        </w:numPr>
      </w:pPr>
      <w:r>
        <w:t>Line spacing: 1.2 pt.</w:t>
      </w:r>
    </w:p>
    <w:p>
      <w:pPr>
        <w:pStyle w:val="41"/>
        <w:numPr>
          <w:ilvl w:val="0"/>
          <w:numId w:val="12"/>
        </w:numPr>
        <w:rPr>
          <w:lang w:eastAsia="zh-CN"/>
        </w:rPr>
      </w:pPr>
      <w:r>
        <w:t>Tiêu đề được in đậm và lớn hơn nội dung 2pt. Mỗi tiêu đề sẽ tăng 2pt nếu tiêu đề đó lớn hơn tiêu đề trước.</w:t>
      </w:r>
    </w:p>
    <w:p>
      <w:pPr>
        <w:pStyle w:val="4"/>
      </w:pPr>
      <w:bookmarkStart w:id="55" w:name="_Toc531547425"/>
      <w:r>
        <w:t>Đối tượng dự định và gợi ý đọc</w:t>
      </w:r>
      <w:bookmarkEnd w:id="55"/>
    </w:p>
    <w:p>
      <w:r>
        <w:t>Đối tượng đọc bao gồm: Các thành viên, nhóm thuộc Nhà hàng website quản lý nhà hàng.</w:t>
      </w:r>
    </w:p>
    <w:p>
      <w:r>
        <w:t xml:space="preserve">Tài liệu: </w:t>
      </w:r>
    </w:p>
    <w:p>
      <w:pPr>
        <w:pStyle w:val="41"/>
        <w:numPr>
          <w:ilvl w:val="0"/>
          <w:numId w:val="13"/>
        </w:numPr>
        <w:rPr>
          <w:lang w:eastAsia="zh-CN"/>
        </w:rPr>
      </w:pPr>
      <w:r>
        <w:t>Giới thiệu bao gồm: Mục đích, Quy ước tài liệu, Đối tượng dự định và gợi ý đọc, Phạm vi sản phẩm, Các tài liệu tham khảo.</w:t>
      </w:r>
    </w:p>
    <w:p>
      <w:pPr>
        <w:pStyle w:val="41"/>
        <w:numPr>
          <w:ilvl w:val="0"/>
          <w:numId w:val="13"/>
        </w:numPr>
        <w:rPr>
          <w:lang w:eastAsia="zh-CN"/>
        </w:rPr>
      </w:pPr>
      <w:r>
        <w:t>Mô tả tổng thể bao gồm: Quan điểm sản phẩm, chức năng sản phẩm, lớp người dùng và đặc điểm, môi trường hoạt động, tài liệu hướng dẫn người sử dụng, giả định và phụ thuộc</w:t>
      </w:r>
    </w:p>
    <w:p>
      <w:pPr>
        <w:pStyle w:val="41"/>
        <w:numPr>
          <w:ilvl w:val="0"/>
          <w:numId w:val="13"/>
        </w:numPr>
        <w:rPr>
          <w:lang w:eastAsia="zh-CN"/>
        </w:rPr>
      </w:pPr>
      <w:r>
        <w:t>Yêu cầu giao diện bên ngoài bao gồm: Giao diện người dùng, giao diện phần cứng, giao diện phần mềm, giao diện truyền thông.</w:t>
      </w:r>
    </w:p>
    <w:p>
      <w:pPr>
        <w:pStyle w:val="4"/>
      </w:pPr>
      <w:bookmarkStart w:id="56" w:name="_Toc531547426"/>
      <w:r>
        <w:t>Phạm vi sản phẩm</w:t>
      </w:r>
      <w:bookmarkEnd w:id="56"/>
    </w:p>
    <w:p>
      <w:r>
        <w:t>Lĩnh vực sản phẩm:</w:t>
      </w:r>
    </w:p>
    <w:p>
      <w:pPr>
        <w:pStyle w:val="41"/>
        <w:numPr>
          <w:ilvl w:val="0"/>
          <w:numId w:val="14"/>
        </w:numPr>
      </w:pPr>
      <w:r>
        <w:t>Ứng dụng công nghệ thông tin trong quản lý.</w:t>
      </w:r>
    </w:p>
    <w:p>
      <w:pPr>
        <w:pStyle w:val="41"/>
        <w:numPr>
          <w:ilvl w:val="0"/>
          <w:numId w:val="14"/>
        </w:numPr>
        <w:rPr>
          <w:lang w:eastAsia="zh-CN"/>
        </w:rPr>
      </w:pPr>
      <w:r>
        <w:t>Sản phẩm ứng dụng nghiên cứu trong lĩnh vực công nghệ thông tin.</w:t>
      </w:r>
    </w:p>
    <w:p>
      <w:r>
        <w:t>Thời gian thực hiện: 4 tháng (kể từ ngày bắt đầu dự án: 08/2018).</w:t>
      </w:r>
    </w:p>
    <w:p>
      <w:r>
        <w:t>Phạm vi: Được triển khai trên phạm vi nhà hàng có nhu cầu quản lý thông tin và nhân viên, cần tính tiện lợi và nhanh chóng nhưng vẫn đảm bảo về mặt thông tin.</w:t>
      </w:r>
    </w:p>
    <w:p>
      <w:r>
        <w:t>Đối tượng phục vụ của phần mềm: Quản trị viên, cố vấn, cán bộ, học viên Trung tâm công nghệ phầm mềm Trường Đại học Cần Thơ (CUSC).</w:t>
      </w:r>
    </w:p>
    <w:p>
      <w:r>
        <w:t>Đối tượng sử dụng tài liệu: Sinh viên thực hiện đề tài, người quản lý và kiểm tra chất lượng tài liệu (giảng viên môn học).</w:t>
      </w:r>
    </w:p>
    <w:p>
      <w:pPr>
        <w:pStyle w:val="4"/>
      </w:pPr>
      <w:bookmarkStart w:id="57" w:name="_Toc531547427"/>
      <w:r>
        <w:t>Thuật ngữ viết tắt</w:t>
      </w:r>
      <w:bookmarkEnd w:id="57"/>
    </w:p>
    <w:tbl>
      <w:tblPr>
        <w:tblStyle w:val="29"/>
        <w:tblW w:w="8244"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5"/>
        <w:gridCol w:w="2801"/>
        <w:gridCol w:w="4598"/>
      </w:tblGrid>
      <w:tr>
        <w:tblPrEx>
          <w:tblLayout w:type="fixed"/>
          <w:tblCellMar>
            <w:top w:w="0" w:type="dxa"/>
            <w:left w:w="108" w:type="dxa"/>
            <w:bottom w:w="0" w:type="dxa"/>
            <w:right w:w="108" w:type="dxa"/>
          </w:tblCellMar>
        </w:tblPrEx>
        <w:trPr>
          <w:trHeight w:val="456" w:hRule="atLeast"/>
        </w:trPr>
        <w:tc>
          <w:tcPr>
            <w:tcW w:w="845" w:type="dxa"/>
            <w:shd w:val="clear" w:color="auto" w:fill="D8D8D8" w:themeFill="background1" w:themeFillShade="D9"/>
          </w:tcPr>
          <w:p>
            <w:pPr>
              <w:pStyle w:val="47"/>
              <w:spacing w:line="24" w:lineRule="atLeast"/>
              <w:jc w:val="center"/>
              <w:rPr>
                <w:rFonts w:ascii="Times New Roman" w:hAnsi="Times New Roman"/>
                <w:i w:val="0"/>
                <w:sz w:val="24"/>
                <w:szCs w:val="26"/>
              </w:rPr>
            </w:pPr>
            <w:r>
              <w:rPr>
                <w:rFonts w:ascii="Times New Roman" w:hAnsi="Times New Roman"/>
                <w:i w:val="0"/>
                <w:sz w:val="24"/>
                <w:szCs w:val="26"/>
              </w:rPr>
              <w:t>STT</w:t>
            </w:r>
          </w:p>
        </w:tc>
        <w:tc>
          <w:tcPr>
            <w:tcW w:w="2801" w:type="dxa"/>
            <w:shd w:val="clear" w:color="auto" w:fill="D8D8D8" w:themeFill="background1" w:themeFillShade="D9"/>
          </w:tcPr>
          <w:p>
            <w:pPr>
              <w:pStyle w:val="47"/>
              <w:spacing w:line="24" w:lineRule="atLeast"/>
              <w:jc w:val="center"/>
              <w:rPr>
                <w:rFonts w:ascii="Times New Roman" w:hAnsi="Times New Roman"/>
                <w:i w:val="0"/>
                <w:sz w:val="24"/>
                <w:szCs w:val="26"/>
              </w:rPr>
            </w:pPr>
            <w:r>
              <w:rPr>
                <w:rFonts w:ascii="Times New Roman" w:hAnsi="Times New Roman"/>
                <w:i w:val="0"/>
                <w:sz w:val="24"/>
                <w:szCs w:val="26"/>
              </w:rPr>
              <w:t>Thuật ngữ / Từ viết tắt</w:t>
            </w:r>
          </w:p>
        </w:tc>
        <w:tc>
          <w:tcPr>
            <w:tcW w:w="4598" w:type="dxa"/>
            <w:shd w:val="clear" w:color="auto" w:fill="D8D8D8" w:themeFill="background1" w:themeFillShade="D9"/>
          </w:tcPr>
          <w:p>
            <w:pPr>
              <w:pStyle w:val="47"/>
              <w:spacing w:line="24" w:lineRule="atLeast"/>
              <w:jc w:val="center"/>
              <w:rPr>
                <w:rFonts w:ascii="Times New Roman" w:hAnsi="Times New Roman"/>
                <w:i w:val="0"/>
                <w:sz w:val="24"/>
                <w:szCs w:val="26"/>
              </w:rPr>
            </w:pPr>
            <w:r>
              <w:rPr>
                <w:rFonts w:ascii="Times New Roman" w:hAnsi="Times New Roman"/>
                <w:i w:val="0"/>
                <w:sz w:val="24"/>
                <w:szCs w:val="26"/>
              </w:rPr>
              <w:t>Định nghĩa / 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6"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1</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IDE</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bCs/>
                <w:i w:val="0"/>
                <w:sz w:val="24"/>
                <w:szCs w:val="26"/>
                <w:shd w:val="clear" w:color="auto" w:fill="FFFFFF"/>
              </w:rPr>
              <w:t>Môi trường phát triển tích hợp trong lập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2</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JS</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3</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Người quản trị</w:t>
            </w:r>
          </w:p>
        </w:tc>
        <w:tc>
          <w:tcPr>
            <w:tcW w:w="4598" w:type="dxa"/>
            <w:vMerge w:val="restart"/>
            <w:shd w:val="clear" w:color="auto" w:fill="auto"/>
          </w:tcPr>
          <w:p>
            <w:pPr>
              <w:pStyle w:val="47"/>
              <w:spacing w:line="24" w:lineRule="atLeast"/>
              <w:rPr>
                <w:rFonts w:ascii="Times New Roman" w:hAnsi="Times New Roman"/>
                <w:i w:val="0"/>
                <w:sz w:val="24"/>
                <w:szCs w:val="26"/>
              </w:rPr>
            </w:pPr>
          </w:p>
          <w:p>
            <w:pPr>
              <w:pStyle w:val="47"/>
              <w:spacing w:line="24" w:lineRule="atLeast"/>
              <w:rPr>
                <w:rFonts w:ascii="Times New Roman" w:hAnsi="Times New Roman"/>
                <w:i w:val="0"/>
                <w:sz w:val="24"/>
                <w:szCs w:val="26"/>
              </w:rPr>
            </w:pPr>
            <w:r>
              <w:rPr>
                <w:rFonts w:ascii="Times New Roman" w:hAnsi="Times New Roman"/>
                <w:i w:val="0"/>
                <w:sz w:val="24"/>
                <w:szCs w:val="26"/>
              </w:rPr>
              <w:t>Cách gọi khác của Người quản trị hệ thống  quản lý điểm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4</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Người quản trị hệ thống</w:t>
            </w:r>
          </w:p>
        </w:tc>
        <w:tc>
          <w:tcPr>
            <w:tcW w:w="4598" w:type="dxa"/>
            <w:vMerge w:val="continue"/>
            <w:shd w:val="clear" w:color="auto" w:fill="auto"/>
          </w:tcPr>
          <w:p>
            <w:pPr>
              <w:pStyle w:val="47"/>
              <w:spacing w:line="24" w:lineRule="atLeast"/>
              <w:rPr>
                <w:rFonts w:ascii="Times New Roman" w:hAnsi="Times New Roman"/>
                <w:i w:val="0"/>
                <w:sz w:val="24"/>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5</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Người quản trị hệ thống điểm rèn luyện</w:t>
            </w:r>
          </w:p>
        </w:tc>
        <w:tc>
          <w:tcPr>
            <w:tcW w:w="4598" w:type="dxa"/>
            <w:vMerge w:val="continue"/>
            <w:shd w:val="clear" w:color="auto" w:fill="auto"/>
          </w:tcPr>
          <w:p>
            <w:pPr>
              <w:pStyle w:val="47"/>
              <w:spacing w:line="24" w:lineRule="atLeast"/>
              <w:rPr>
                <w:rFonts w:ascii="Times New Roman" w:hAnsi="Times New Roman"/>
                <w:i w:val="0"/>
                <w:sz w:val="24"/>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val="continue"/>
            <w:shd w:val="clear" w:color="auto" w:fill="auto"/>
          </w:tcPr>
          <w:p>
            <w:pPr>
              <w:pStyle w:val="47"/>
              <w:spacing w:line="24" w:lineRule="atLeast"/>
              <w:rPr>
                <w:rFonts w:ascii="Times New Roman" w:hAnsi="Times New Roman"/>
                <w:i w:val="0"/>
                <w:sz w:val="24"/>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pPr>
              <w:ind w:firstLine="0"/>
              <w:jc w:val="left"/>
              <w:rPr>
                <w:szCs w:val="26"/>
              </w:rPr>
            </w:pPr>
            <w:r>
              <w:rPr>
                <w:szCs w:val="26"/>
              </w:rPr>
              <w:t>Người dùng cơ bản</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Cách gọi những tài khoản được phân quyền theo kiểu 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pPr>
              <w:ind w:firstLine="0"/>
              <w:jc w:val="left"/>
              <w:rPr>
                <w:szCs w:val="26"/>
              </w:rPr>
            </w:pPr>
            <w:r>
              <w:rPr>
                <w:szCs w:val="26"/>
              </w:rPr>
              <w:t>IT</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Information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pPr>
              <w:ind w:firstLine="0"/>
              <w:jc w:val="left"/>
              <w:rPr>
                <w:szCs w:val="26"/>
              </w:rPr>
            </w:pPr>
            <w:r>
              <w:rPr>
                <w:szCs w:val="26"/>
              </w:rPr>
              <w:t>Người dùng thường</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Tất cả các tài khoản không phải tài khoản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pPr>
              <w:ind w:firstLine="0"/>
              <w:jc w:val="left"/>
              <w:rPr>
                <w:szCs w:val="26"/>
              </w:rPr>
            </w:pPr>
            <w:r>
              <w:rPr>
                <w:szCs w:val="26"/>
              </w:rPr>
              <w:t>ĐRL</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Điểm rèn luyện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tcPr>
          <w:p>
            <w:pPr>
              <w:pStyle w:val="47"/>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pPr>
              <w:ind w:firstLine="0"/>
              <w:jc w:val="left"/>
              <w:rPr>
                <w:szCs w:val="26"/>
              </w:rPr>
            </w:pPr>
            <w:r>
              <w:rPr>
                <w:szCs w:val="26"/>
              </w:rPr>
              <w:t>CUSC</w:t>
            </w:r>
          </w:p>
        </w:tc>
        <w:tc>
          <w:tcPr>
            <w:tcW w:w="4598" w:type="dxa"/>
            <w:shd w:val="clear" w:color="auto" w:fill="auto"/>
          </w:tcPr>
          <w:p>
            <w:pPr>
              <w:pStyle w:val="47"/>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1</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Test Case</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Mô – đun (trường hợp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2</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Test Requirement</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Yêu cầu kiểm 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3</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Test Manager</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Người quản lý dự án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4</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Test Designer</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Người thiết kế các Test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5</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Tester</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Người thực thi kiểm thử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Developer</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 xml:space="preserve">Nhà phát triển phần mềm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Error</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Sai sót</w:t>
            </w:r>
          </w:p>
          <w:p>
            <w:pPr>
              <w:pStyle w:val="47"/>
              <w:spacing w:line="24" w:lineRule="atLeast"/>
              <w:rPr>
                <w:rFonts w:ascii="Times New Roman" w:hAnsi="Times New Roman"/>
                <w:i w:val="0"/>
                <w:sz w:val="24"/>
                <w:szCs w:val="26"/>
              </w:rPr>
            </w:pPr>
            <w:r>
              <w:rPr>
                <w:rFonts w:ascii="Times New Roman" w:hAnsi="Times New Roman"/>
                <w:i w:val="0"/>
                <w:sz w:val="24"/>
                <w:szCs w:val="26"/>
              </w:rPr>
              <w:t>(Là một hành động của con người dẫn đến kết quả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Fault</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Lỗi</w:t>
            </w:r>
          </w:p>
          <w:p>
            <w:pPr>
              <w:pStyle w:val="47"/>
              <w:spacing w:line="24" w:lineRule="atLeast"/>
              <w:rPr>
                <w:rFonts w:ascii="Times New Roman" w:hAnsi="Times New Roman"/>
                <w:i w:val="0"/>
                <w:sz w:val="24"/>
                <w:szCs w:val="26"/>
              </w:rPr>
            </w:pPr>
            <w:r>
              <w:rPr>
                <w:rFonts w:ascii="Times New Roman" w:hAnsi="Times New Roman"/>
                <w:i w:val="0"/>
                <w:sz w:val="24"/>
                <w:szCs w:val="26"/>
              </w:rPr>
              <w:t>(Là một sơ xuất của người lập trình, lỗi logic làm cho chương trình hoạt động sai yêu cầu ).</w:t>
            </w:r>
          </w:p>
          <w:p>
            <w:pPr>
              <w:pStyle w:val="47"/>
              <w:spacing w:line="24" w:lineRule="atLeast"/>
              <w:rPr>
                <w:rFonts w:ascii="Times New Roman" w:hAnsi="Times New Roman"/>
                <w:i w:val="0"/>
                <w:sz w:val="24"/>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5" w:type="dxa"/>
            <w:shd w:val="clear" w:color="auto" w:fill="auto"/>
            <w:vAlign w:val="center"/>
          </w:tcPr>
          <w:p>
            <w:pPr>
              <w:pStyle w:val="47"/>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Failure</w:t>
            </w:r>
          </w:p>
        </w:tc>
        <w:tc>
          <w:tcPr>
            <w:tcW w:w="4598" w:type="dxa"/>
            <w:shd w:val="clear" w:color="auto" w:fill="auto"/>
            <w:vAlign w:val="center"/>
          </w:tcPr>
          <w:p>
            <w:pPr>
              <w:pStyle w:val="47"/>
              <w:spacing w:line="24" w:lineRule="atLeast"/>
              <w:rPr>
                <w:rFonts w:ascii="Times New Roman" w:hAnsi="Times New Roman"/>
                <w:i w:val="0"/>
                <w:sz w:val="24"/>
                <w:szCs w:val="26"/>
              </w:rPr>
            </w:pPr>
            <w:r>
              <w:rPr>
                <w:rFonts w:ascii="Times New Roman" w:hAnsi="Times New Roman"/>
                <w:i w:val="0"/>
                <w:sz w:val="24"/>
                <w:szCs w:val="26"/>
              </w:rPr>
              <w:t>Hỏng hóc</w:t>
            </w:r>
          </w:p>
          <w:p>
            <w:pPr>
              <w:pStyle w:val="47"/>
              <w:spacing w:line="24" w:lineRule="atLeast"/>
              <w:rPr>
                <w:rFonts w:ascii="Times New Roman" w:hAnsi="Times New Roman"/>
                <w:i w:val="0"/>
                <w:sz w:val="24"/>
                <w:szCs w:val="26"/>
              </w:rPr>
            </w:pPr>
            <w:r>
              <w:rPr>
                <w:rFonts w:ascii="Times New Roman" w:hAnsi="Times New Roman"/>
                <w:i w:val="0"/>
                <w:sz w:val="24"/>
                <w:szCs w:val="26"/>
              </w:rPr>
              <w:t>(Là sự khác biệt giữa kết quả thực tế trên màn hình và kết quả mong đợi của hệ thống, service nào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7" w:hRule="atLeast"/>
        </w:trPr>
        <w:tc>
          <w:tcPr>
            <w:tcW w:w="845" w:type="dxa"/>
            <w:shd w:val="clear" w:color="auto" w:fill="D8D8D8" w:themeFill="background1" w:themeFillShade="D9"/>
          </w:tcPr>
          <w:p>
            <w:pPr>
              <w:pStyle w:val="47"/>
              <w:spacing w:line="24" w:lineRule="atLeast"/>
              <w:jc w:val="center"/>
              <w:rPr>
                <w:rFonts w:ascii="Times New Roman" w:hAnsi="Times New Roman"/>
                <w:i w:val="0"/>
                <w:sz w:val="24"/>
                <w:szCs w:val="26"/>
              </w:rPr>
            </w:pPr>
          </w:p>
        </w:tc>
        <w:tc>
          <w:tcPr>
            <w:tcW w:w="2801" w:type="dxa"/>
            <w:shd w:val="clear" w:color="auto" w:fill="D8D8D8" w:themeFill="background1" w:themeFillShade="D9"/>
          </w:tcPr>
          <w:p>
            <w:pPr>
              <w:jc w:val="center"/>
              <w:rPr>
                <w:szCs w:val="26"/>
              </w:rPr>
            </w:pPr>
          </w:p>
        </w:tc>
        <w:tc>
          <w:tcPr>
            <w:tcW w:w="4598" w:type="dxa"/>
            <w:shd w:val="clear" w:color="auto" w:fill="D8D8D8" w:themeFill="background1" w:themeFillShade="D9"/>
          </w:tcPr>
          <w:p>
            <w:pPr>
              <w:pStyle w:val="47"/>
              <w:spacing w:line="24" w:lineRule="atLeast"/>
              <w:rPr>
                <w:rFonts w:ascii="Times New Roman" w:hAnsi="Times New Roman"/>
                <w:i w:val="0"/>
                <w:sz w:val="24"/>
                <w:szCs w:val="26"/>
              </w:rPr>
            </w:pPr>
          </w:p>
        </w:tc>
      </w:tr>
    </w:tbl>
    <w:p>
      <w:pPr>
        <w:rPr>
          <w:lang w:eastAsia="zh-CN"/>
        </w:rPr>
      </w:pPr>
    </w:p>
    <w:p>
      <w:pPr>
        <w:pStyle w:val="3"/>
      </w:pPr>
      <w:bookmarkStart w:id="58" w:name="_Toc531547428"/>
      <w:r>
        <w:t>Mô tả tổng thể</w:t>
      </w:r>
      <w:bookmarkEnd w:id="58"/>
    </w:p>
    <w:p>
      <w:pPr>
        <w:pStyle w:val="4"/>
      </w:pPr>
      <w:bookmarkStart w:id="59" w:name="_Toc531547429"/>
      <w:r>
        <w:t>Bối cảnh sản phẩm</w:t>
      </w:r>
      <w:bookmarkEnd w:id="59"/>
    </w:p>
    <w:p>
      <w:pPr>
        <w:pStyle w:val="4"/>
      </w:pPr>
      <w:bookmarkStart w:id="60" w:name="_Toc531547430"/>
      <w:r>
        <w:t>Các chức năng của sản phẩm</w:t>
      </w:r>
      <w:bookmarkEnd w:id="60"/>
    </w:p>
    <w:p>
      <w:pPr>
        <w:rPr>
          <w:b/>
          <w:i/>
          <w:lang w:eastAsia="zh-CN"/>
        </w:rPr>
      </w:pPr>
      <w:r>
        <w:rPr>
          <w:b/>
          <w:i/>
        </w:rPr>
        <w:t>Chức năng người dùng quản trị:</w:t>
      </w:r>
    </w:p>
    <w:p>
      <w:pPr>
        <w:pStyle w:val="41"/>
        <w:numPr>
          <w:ilvl w:val="0"/>
          <w:numId w:val="14"/>
        </w:numPr>
        <w:rPr>
          <w:lang w:eastAsia="zh-CN"/>
        </w:rPr>
      </w:pPr>
      <w:r>
        <w:rPr>
          <w:lang w:eastAsia="zh-CN"/>
        </w:rPr>
        <w:t>Đăng nhập.</w:t>
      </w:r>
    </w:p>
    <w:p>
      <w:pPr>
        <w:pStyle w:val="41"/>
        <w:numPr>
          <w:ilvl w:val="0"/>
          <w:numId w:val="14"/>
        </w:numPr>
        <w:rPr>
          <w:lang w:eastAsia="zh-CN"/>
        </w:rPr>
      </w:pPr>
      <w:r>
        <w:rPr>
          <w:lang w:eastAsia="zh-CN"/>
        </w:rPr>
        <w:t>Đăng xuất.</w:t>
      </w:r>
    </w:p>
    <w:p>
      <w:pPr>
        <w:pStyle w:val="41"/>
        <w:numPr>
          <w:ilvl w:val="0"/>
          <w:numId w:val="14"/>
        </w:numPr>
        <w:rPr>
          <w:lang w:eastAsia="zh-CN"/>
        </w:rPr>
      </w:pPr>
      <w:r>
        <w:rPr>
          <w:lang w:eastAsia="zh-CN"/>
        </w:rPr>
        <w:t>Đổi mật khẩu.</w:t>
      </w:r>
    </w:p>
    <w:p>
      <w:pPr>
        <w:pStyle w:val="41"/>
        <w:numPr>
          <w:ilvl w:val="0"/>
          <w:numId w:val="14"/>
        </w:numPr>
        <w:rPr>
          <w:lang w:eastAsia="zh-CN"/>
        </w:rPr>
      </w:pPr>
      <w:r>
        <w:rPr>
          <w:lang w:eastAsia="zh-CN"/>
        </w:rPr>
        <w:t>Quản lý học viên:</w:t>
      </w:r>
    </w:p>
    <w:p>
      <w:pPr>
        <w:pStyle w:val="41"/>
        <w:numPr>
          <w:ilvl w:val="1"/>
          <w:numId w:val="14"/>
        </w:numPr>
        <w:rPr>
          <w:lang w:eastAsia="zh-CN"/>
        </w:rPr>
      </w:pPr>
      <w:r>
        <w:rPr>
          <w:lang w:eastAsia="zh-CN"/>
        </w:rPr>
        <w:t>Thêm học viên.</w:t>
      </w:r>
    </w:p>
    <w:p>
      <w:pPr>
        <w:pStyle w:val="41"/>
        <w:numPr>
          <w:ilvl w:val="1"/>
          <w:numId w:val="14"/>
        </w:numPr>
        <w:rPr>
          <w:lang w:eastAsia="zh-CN"/>
        </w:rPr>
      </w:pPr>
      <w:r>
        <w:rPr>
          <w:lang w:eastAsia="zh-CN"/>
        </w:rPr>
        <w:t>Sửa học viên.</w:t>
      </w:r>
    </w:p>
    <w:p>
      <w:pPr>
        <w:pStyle w:val="41"/>
        <w:numPr>
          <w:ilvl w:val="1"/>
          <w:numId w:val="14"/>
        </w:numPr>
        <w:rPr>
          <w:lang w:eastAsia="zh-CN"/>
        </w:rPr>
      </w:pPr>
      <w:r>
        <w:rPr>
          <w:lang w:eastAsia="zh-CN"/>
        </w:rPr>
        <w:t>Xóa học viên.</w:t>
      </w:r>
    </w:p>
    <w:p>
      <w:pPr>
        <w:pStyle w:val="41"/>
        <w:numPr>
          <w:ilvl w:val="1"/>
          <w:numId w:val="14"/>
        </w:numPr>
        <w:rPr>
          <w:lang w:eastAsia="zh-CN"/>
        </w:rPr>
      </w:pPr>
      <w:r>
        <w:rPr>
          <w:lang w:eastAsia="zh-CN"/>
        </w:rPr>
        <w:t>Khóa tài khoản học viên.</w:t>
      </w:r>
    </w:p>
    <w:p>
      <w:pPr>
        <w:pStyle w:val="41"/>
        <w:numPr>
          <w:ilvl w:val="1"/>
          <w:numId w:val="14"/>
        </w:numPr>
        <w:rPr>
          <w:lang w:eastAsia="zh-CN"/>
        </w:rPr>
      </w:pPr>
      <w:r>
        <w:rPr>
          <w:lang w:eastAsia="zh-CN"/>
        </w:rPr>
        <w:t>Xem chi tiết học viên.</w:t>
      </w:r>
    </w:p>
    <w:p>
      <w:pPr>
        <w:pStyle w:val="41"/>
        <w:numPr>
          <w:ilvl w:val="1"/>
          <w:numId w:val="14"/>
        </w:numPr>
        <w:rPr>
          <w:lang w:eastAsia="zh-CN"/>
        </w:rPr>
      </w:pPr>
      <w:r>
        <w:rPr>
          <w:lang w:eastAsia="zh-CN"/>
        </w:rPr>
        <w:t>Tìm kiếm học viên</w:t>
      </w:r>
    </w:p>
    <w:p>
      <w:pPr>
        <w:pStyle w:val="41"/>
        <w:numPr>
          <w:ilvl w:val="1"/>
          <w:numId w:val="14"/>
        </w:numPr>
        <w:rPr>
          <w:lang w:eastAsia="zh-CN"/>
        </w:rPr>
      </w:pPr>
      <w:r>
        <w:rPr>
          <w:lang w:eastAsia="zh-CN"/>
        </w:rPr>
        <w:t>Xem bảng đăng ký học viên.</w:t>
      </w:r>
    </w:p>
    <w:p>
      <w:pPr>
        <w:pStyle w:val="41"/>
        <w:numPr>
          <w:ilvl w:val="1"/>
          <w:numId w:val="14"/>
        </w:numPr>
        <w:rPr>
          <w:lang w:eastAsia="zh-CN"/>
        </w:rPr>
      </w:pPr>
      <w:r>
        <w:rPr>
          <w:lang w:eastAsia="zh-CN"/>
        </w:rPr>
        <w:t>Chấm điểm học viên.</w:t>
      </w:r>
    </w:p>
    <w:p>
      <w:pPr>
        <w:pStyle w:val="41"/>
        <w:numPr>
          <w:ilvl w:val="1"/>
          <w:numId w:val="14"/>
        </w:numPr>
        <w:rPr>
          <w:lang w:eastAsia="zh-CN"/>
        </w:rPr>
      </w:pPr>
      <w:r>
        <w:rPr>
          <w:lang w:eastAsia="zh-CN"/>
        </w:rPr>
        <w:t>Import danh sách.</w:t>
      </w:r>
    </w:p>
    <w:p>
      <w:pPr>
        <w:pStyle w:val="41"/>
        <w:numPr>
          <w:ilvl w:val="1"/>
          <w:numId w:val="14"/>
        </w:numPr>
        <w:rPr>
          <w:lang w:eastAsia="zh-CN"/>
        </w:rPr>
      </w:pPr>
      <w:r>
        <w:rPr>
          <w:lang w:eastAsia="zh-CN"/>
        </w:rPr>
        <w:t>Export danh sách.</w:t>
      </w:r>
    </w:p>
    <w:p>
      <w:pPr>
        <w:pStyle w:val="41"/>
        <w:numPr>
          <w:ilvl w:val="0"/>
          <w:numId w:val="14"/>
        </w:numPr>
        <w:rPr>
          <w:lang w:eastAsia="zh-CN"/>
        </w:rPr>
      </w:pPr>
      <w:r>
        <w:rPr>
          <w:lang w:eastAsia="zh-CN"/>
        </w:rPr>
        <w:t>Quản lý cố vấn:</w:t>
      </w:r>
    </w:p>
    <w:p>
      <w:pPr>
        <w:pStyle w:val="41"/>
        <w:numPr>
          <w:ilvl w:val="1"/>
          <w:numId w:val="14"/>
        </w:numPr>
        <w:rPr>
          <w:lang w:eastAsia="zh-CN"/>
        </w:rPr>
      </w:pPr>
      <w:r>
        <w:rPr>
          <w:lang w:eastAsia="zh-CN"/>
        </w:rPr>
        <w:t>Thêm cố vấn.</w:t>
      </w:r>
    </w:p>
    <w:p>
      <w:pPr>
        <w:pStyle w:val="41"/>
        <w:numPr>
          <w:ilvl w:val="1"/>
          <w:numId w:val="14"/>
        </w:numPr>
        <w:rPr>
          <w:lang w:eastAsia="zh-CN"/>
        </w:rPr>
      </w:pPr>
      <w:r>
        <w:rPr>
          <w:lang w:eastAsia="zh-CN"/>
        </w:rPr>
        <w:t>Sửa cố vấn.</w:t>
      </w:r>
    </w:p>
    <w:p>
      <w:pPr>
        <w:pStyle w:val="41"/>
        <w:numPr>
          <w:ilvl w:val="1"/>
          <w:numId w:val="14"/>
        </w:numPr>
        <w:rPr>
          <w:lang w:eastAsia="zh-CN"/>
        </w:rPr>
      </w:pPr>
      <w:r>
        <w:rPr>
          <w:lang w:eastAsia="zh-CN"/>
        </w:rPr>
        <w:t>Xóa cố vấn.</w:t>
      </w:r>
    </w:p>
    <w:p>
      <w:pPr>
        <w:pStyle w:val="41"/>
        <w:numPr>
          <w:ilvl w:val="1"/>
          <w:numId w:val="14"/>
        </w:numPr>
        <w:rPr>
          <w:lang w:eastAsia="zh-CN"/>
        </w:rPr>
      </w:pPr>
      <w:r>
        <w:rPr>
          <w:lang w:eastAsia="zh-CN"/>
        </w:rPr>
        <w:t>Xem chi tiết cố vấn.</w:t>
      </w:r>
    </w:p>
    <w:p>
      <w:pPr>
        <w:pStyle w:val="41"/>
        <w:numPr>
          <w:ilvl w:val="1"/>
          <w:numId w:val="14"/>
        </w:numPr>
        <w:rPr>
          <w:lang w:eastAsia="zh-CN"/>
        </w:rPr>
      </w:pPr>
      <w:r>
        <w:rPr>
          <w:lang w:eastAsia="zh-CN"/>
        </w:rPr>
        <w:t>Tìm kiếm cố vấn.</w:t>
      </w:r>
    </w:p>
    <w:p>
      <w:pPr>
        <w:pStyle w:val="41"/>
        <w:numPr>
          <w:ilvl w:val="1"/>
          <w:numId w:val="14"/>
        </w:numPr>
        <w:rPr>
          <w:lang w:eastAsia="zh-CN"/>
        </w:rPr>
      </w:pPr>
      <w:r>
        <w:rPr>
          <w:lang w:eastAsia="zh-CN"/>
        </w:rPr>
        <w:t>Import danh sách cố vấn.</w:t>
      </w:r>
    </w:p>
    <w:p>
      <w:pPr>
        <w:pStyle w:val="41"/>
        <w:numPr>
          <w:ilvl w:val="1"/>
          <w:numId w:val="14"/>
        </w:numPr>
        <w:rPr>
          <w:lang w:eastAsia="zh-CN"/>
        </w:rPr>
      </w:pPr>
      <w:r>
        <w:rPr>
          <w:lang w:eastAsia="zh-CN"/>
        </w:rPr>
        <w:t>Export danh sách cố vấn.</w:t>
      </w:r>
    </w:p>
    <w:p>
      <w:pPr>
        <w:pStyle w:val="41"/>
        <w:numPr>
          <w:ilvl w:val="0"/>
          <w:numId w:val="14"/>
        </w:numPr>
        <w:rPr>
          <w:lang w:eastAsia="zh-CN"/>
        </w:rPr>
      </w:pPr>
      <w:r>
        <w:rPr>
          <w:lang w:eastAsia="zh-CN"/>
        </w:rPr>
        <w:t>Quản lý cán bộ:</w:t>
      </w:r>
    </w:p>
    <w:p>
      <w:pPr>
        <w:pStyle w:val="41"/>
        <w:numPr>
          <w:ilvl w:val="1"/>
          <w:numId w:val="14"/>
        </w:numPr>
        <w:rPr>
          <w:lang w:eastAsia="zh-CN"/>
        </w:rPr>
      </w:pPr>
      <w:r>
        <w:rPr>
          <w:lang w:eastAsia="zh-CN"/>
        </w:rPr>
        <w:t>Thêm cán bộ.</w:t>
      </w:r>
    </w:p>
    <w:p>
      <w:pPr>
        <w:pStyle w:val="41"/>
        <w:numPr>
          <w:ilvl w:val="1"/>
          <w:numId w:val="14"/>
        </w:numPr>
        <w:rPr>
          <w:lang w:eastAsia="zh-CN"/>
        </w:rPr>
      </w:pPr>
      <w:r>
        <w:rPr>
          <w:lang w:eastAsia="zh-CN"/>
        </w:rPr>
        <w:t>Sửa cán bộ.</w:t>
      </w:r>
    </w:p>
    <w:p>
      <w:pPr>
        <w:pStyle w:val="41"/>
        <w:numPr>
          <w:ilvl w:val="1"/>
          <w:numId w:val="14"/>
        </w:numPr>
        <w:rPr>
          <w:lang w:eastAsia="zh-CN"/>
        </w:rPr>
      </w:pPr>
      <w:r>
        <w:rPr>
          <w:lang w:eastAsia="zh-CN"/>
        </w:rPr>
        <w:t>Xóa cán bộ.</w:t>
      </w:r>
    </w:p>
    <w:p>
      <w:pPr>
        <w:pStyle w:val="41"/>
        <w:numPr>
          <w:ilvl w:val="1"/>
          <w:numId w:val="14"/>
        </w:numPr>
        <w:rPr>
          <w:lang w:eastAsia="zh-CN"/>
        </w:rPr>
      </w:pPr>
      <w:r>
        <w:rPr>
          <w:lang w:eastAsia="zh-CN"/>
        </w:rPr>
        <w:t>Xem chi tiết cán bộ.</w:t>
      </w:r>
    </w:p>
    <w:p>
      <w:pPr>
        <w:pStyle w:val="41"/>
        <w:numPr>
          <w:ilvl w:val="1"/>
          <w:numId w:val="14"/>
        </w:numPr>
        <w:rPr>
          <w:lang w:eastAsia="zh-CN"/>
        </w:rPr>
      </w:pPr>
      <w:r>
        <w:rPr>
          <w:lang w:eastAsia="zh-CN"/>
        </w:rPr>
        <w:t>Tìm kiếm cán bộ.</w:t>
      </w:r>
    </w:p>
    <w:p>
      <w:pPr>
        <w:pStyle w:val="41"/>
        <w:numPr>
          <w:ilvl w:val="1"/>
          <w:numId w:val="14"/>
        </w:numPr>
        <w:rPr>
          <w:lang w:eastAsia="zh-CN"/>
        </w:rPr>
      </w:pPr>
      <w:r>
        <w:rPr>
          <w:lang w:eastAsia="zh-CN"/>
        </w:rPr>
        <w:t>Imort danh sách cán bộ.</w:t>
      </w:r>
    </w:p>
    <w:p>
      <w:pPr>
        <w:pStyle w:val="41"/>
        <w:numPr>
          <w:ilvl w:val="1"/>
          <w:numId w:val="14"/>
        </w:numPr>
        <w:rPr>
          <w:lang w:eastAsia="zh-CN"/>
        </w:rPr>
      </w:pPr>
      <w:r>
        <w:rPr>
          <w:lang w:eastAsia="zh-CN"/>
        </w:rPr>
        <w:t>Export danh sách cán bộ.</w:t>
      </w:r>
    </w:p>
    <w:p>
      <w:pPr>
        <w:pStyle w:val="41"/>
        <w:numPr>
          <w:ilvl w:val="1"/>
          <w:numId w:val="14"/>
        </w:numPr>
        <w:rPr>
          <w:lang w:eastAsia="zh-CN"/>
        </w:rPr>
      </w:pPr>
      <w:r>
        <w:rPr>
          <w:lang w:eastAsia="zh-CN"/>
        </w:rPr>
        <w:t>Điều hướng phân quyền cán bộ.</w:t>
      </w:r>
    </w:p>
    <w:p>
      <w:pPr>
        <w:pStyle w:val="41"/>
        <w:numPr>
          <w:ilvl w:val="0"/>
          <w:numId w:val="14"/>
        </w:numPr>
        <w:rPr>
          <w:lang w:eastAsia="zh-CN"/>
        </w:rPr>
      </w:pPr>
      <w:r>
        <w:rPr>
          <w:lang w:eastAsia="zh-CN"/>
        </w:rPr>
        <w:t>Quản lý quản trị viên:</w:t>
      </w:r>
    </w:p>
    <w:p>
      <w:pPr>
        <w:pStyle w:val="41"/>
        <w:numPr>
          <w:ilvl w:val="1"/>
          <w:numId w:val="14"/>
        </w:numPr>
        <w:rPr>
          <w:lang w:eastAsia="zh-CN"/>
        </w:rPr>
      </w:pPr>
      <w:r>
        <w:rPr>
          <w:lang w:eastAsia="zh-CN"/>
        </w:rPr>
        <w:t>Xem thông tin quản trị viên.</w:t>
      </w:r>
    </w:p>
    <w:p>
      <w:pPr>
        <w:pStyle w:val="41"/>
        <w:numPr>
          <w:ilvl w:val="0"/>
          <w:numId w:val="14"/>
        </w:numPr>
        <w:rPr>
          <w:lang w:eastAsia="zh-CN"/>
        </w:rPr>
      </w:pPr>
      <w:r>
        <w:rPr>
          <w:lang w:eastAsia="zh-CN"/>
        </w:rPr>
        <w:t>Quản lý phân quyền chờ cấp:</w:t>
      </w:r>
    </w:p>
    <w:p>
      <w:pPr>
        <w:pStyle w:val="41"/>
        <w:numPr>
          <w:ilvl w:val="1"/>
          <w:numId w:val="14"/>
        </w:numPr>
        <w:rPr>
          <w:lang w:eastAsia="zh-CN"/>
        </w:rPr>
      </w:pPr>
      <w:r>
        <w:rPr>
          <w:lang w:eastAsia="zh-CN"/>
        </w:rPr>
        <w:t>Cấp quyền mới.</w:t>
      </w:r>
    </w:p>
    <w:p>
      <w:pPr>
        <w:pStyle w:val="41"/>
        <w:numPr>
          <w:ilvl w:val="1"/>
          <w:numId w:val="14"/>
        </w:numPr>
        <w:rPr>
          <w:lang w:eastAsia="zh-CN"/>
        </w:rPr>
      </w:pPr>
      <w:r>
        <w:rPr>
          <w:lang w:eastAsia="zh-CN"/>
        </w:rPr>
        <w:t>Xóa tài khoản.</w:t>
      </w:r>
    </w:p>
    <w:p>
      <w:pPr>
        <w:pStyle w:val="41"/>
        <w:numPr>
          <w:ilvl w:val="0"/>
          <w:numId w:val="14"/>
        </w:numPr>
        <w:rPr>
          <w:lang w:eastAsia="zh-CN"/>
        </w:rPr>
      </w:pPr>
      <w:r>
        <w:rPr>
          <w:lang w:eastAsia="zh-CN"/>
        </w:rPr>
        <w:t>Quản lý lớp:</w:t>
      </w:r>
    </w:p>
    <w:p>
      <w:pPr>
        <w:pStyle w:val="41"/>
        <w:numPr>
          <w:ilvl w:val="1"/>
          <w:numId w:val="14"/>
        </w:numPr>
        <w:rPr>
          <w:lang w:eastAsia="zh-CN"/>
        </w:rPr>
      </w:pPr>
      <w:r>
        <w:rPr>
          <w:lang w:eastAsia="zh-CN"/>
        </w:rPr>
        <w:t>Thêm lớp.</w:t>
      </w:r>
    </w:p>
    <w:p>
      <w:pPr>
        <w:pStyle w:val="41"/>
        <w:numPr>
          <w:ilvl w:val="1"/>
          <w:numId w:val="14"/>
        </w:numPr>
        <w:rPr>
          <w:lang w:eastAsia="zh-CN"/>
        </w:rPr>
      </w:pPr>
      <w:r>
        <w:rPr>
          <w:lang w:eastAsia="zh-CN"/>
        </w:rPr>
        <w:t>Sửa lớp</w:t>
      </w:r>
    </w:p>
    <w:p>
      <w:pPr>
        <w:pStyle w:val="41"/>
        <w:numPr>
          <w:ilvl w:val="1"/>
          <w:numId w:val="14"/>
        </w:numPr>
        <w:rPr>
          <w:lang w:eastAsia="zh-CN"/>
        </w:rPr>
      </w:pPr>
      <w:r>
        <w:rPr>
          <w:lang w:eastAsia="zh-CN"/>
        </w:rPr>
        <w:t>Xóa lớp.</w:t>
      </w:r>
    </w:p>
    <w:p>
      <w:pPr>
        <w:pStyle w:val="41"/>
        <w:numPr>
          <w:ilvl w:val="1"/>
          <w:numId w:val="14"/>
        </w:numPr>
        <w:rPr>
          <w:lang w:eastAsia="zh-CN"/>
        </w:rPr>
      </w:pPr>
      <w:r>
        <w:rPr>
          <w:lang w:eastAsia="zh-CN"/>
        </w:rPr>
        <w:t>Xem chi tiết.</w:t>
      </w:r>
    </w:p>
    <w:p>
      <w:pPr>
        <w:pStyle w:val="41"/>
        <w:numPr>
          <w:ilvl w:val="1"/>
          <w:numId w:val="14"/>
        </w:numPr>
        <w:rPr>
          <w:lang w:eastAsia="zh-CN"/>
        </w:rPr>
      </w:pPr>
      <w:r>
        <w:rPr>
          <w:lang w:eastAsia="zh-CN"/>
        </w:rPr>
        <w:t>Thêm thành viên.</w:t>
      </w:r>
    </w:p>
    <w:p>
      <w:pPr>
        <w:pStyle w:val="41"/>
        <w:numPr>
          <w:ilvl w:val="1"/>
          <w:numId w:val="14"/>
        </w:numPr>
        <w:rPr>
          <w:lang w:eastAsia="zh-CN"/>
        </w:rPr>
      </w:pPr>
      <w:r>
        <w:rPr>
          <w:lang w:eastAsia="zh-CN"/>
        </w:rPr>
        <w:t>Xóa thành viên.</w:t>
      </w:r>
    </w:p>
    <w:p>
      <w:pPr>
        <w:pStyle w:val="41"/>
        <w:numPr>
          <w:ilvl w:val="0"/>
          <w:numId w:val="14"/>
        </w:numPr>
        <w:rPr>
          <w:lang w:eastAsia="zh-CN"/>
        </w:rPr>
      </w:pPr>
      <w:r>
        <w:rPr>
          <w:lang w:eastAsia="zh-CN"/>
        </w:rPr>
        <w:t>Quản lý hoạt động:</w:t>
      </w:r>
    </w:p>
    <w:p>
      <w:pPr>
        <w:pStyle w:val="41"/>
        <w:numPr>
          <w:ilvl w:val="1"/>
          <w:numId w:val="14"/>
        </w:numPr>
        <w:rPr>
          <w:lang w:eastAsia="zh-CN"/>
        </w:rPr>
      </w:pPr>
      <w:r>
        <w:rPr>
          <w:lang w:eastAsia="zh-CN"/>
        </w:rPr>
        <w:t>Xem chi tiết hoạt động.</w:t>
      </w:r>
    </w:p>
    <w:p>
      <w:pPr>
        <w:pStyle w:val="41"/>
        <w:numPr>
          <w:ilvl w:val="1"/>
          <w:numId w:val="14"/>
        </w:numPr>
        <w:rPr>
          <w:lang w:eastAsia="zh-CN"/>
        </w:rPr>
      </w:pPr>
      <w:r>
        <w:rPr>
          <w:lang w:eastAsia="zh-CN"/>
        </w:rPr>
        <w:t>Thêm hoạt động.</w:t>
      </w:r>
    </w:p>
    <w:p>
      <w:pPr>
        <w:pStyle w:val="41"/>
        <w:numPr>
          <w:ilvl w:val="1"/>
          <w:numId w:val="14"/>
        </w:numPr>
        <w:rPr>
          <w:lang w:eastAsia="zh-CN"/>
        </w:rPr>
      </w:pPr>
      <w:r>
        <w:rPr>
          <w:lang w:eastAsia="zh-CN"/>
        </w:rPr>
        <w:t>Sửa hoạt động.</w:t>
      </w:r>
    </w:p>
    <w:p>
      <w:pPr>
        <w:pStyle w:val="41"/>
        <w:numPr>
          <w:ilvl w:val="1"/>
          <w:numId w:val="14"/>
        </w:numPr>
        <w:rPr>
          <w:lang w:eastAsia="zh-CN"/>
        </w:rPr>
      </w:pPr>
      <w:r>
        <w:rPr>
          <w:lang w:eastAsia="zh-CN"/>
        </w:rPr>
        <w:t>Xóa hoạt động.</w:t>
      </w:r>
    </w:p>
    <w:p>
      <w:pPr>
        <w:pStyle w:val="41"/>
        <w:numPr>
          <w:ilvl w:val="1"/>
          <w:numId w:val="14"/>
        </w:numPr>
        <w:rPr>
          <w:lang w:eastAsia="zh-CN"/>
        </w:rPr>
      </w:pPr>
      <w:r>
        <w:rPr>
          <w:lang w:eastAsia="zh-CN"/>
        </w:rPr>
        <w:t>Duyệt hoạt động.</w:t>
      </w:r>
    </w:p>
    <w:p>
      <w:pPr>
        <w:pStyle w:val="41"/>
        <w:numPr>
          <w:ilvl w:val="1"/>
          <w:numId w:val="14"/>
        </w:numPr>
        <w:rPr>
          <w:lang w:eastAsia="zh-CN"/>
        </w:rPr>
      </w:pPr>
      <w:r>
        <w:rPr>
          <w:lang w:eastAsia="zh-CN"/>
        </w:rPr>
        <w:t>Thêm vai trò.</w:t>
      </w:r>
    </w:p>
    <w:p>
      <w:pPr>
        <w:pStyle w:val="41"/>
        <w:numPr>
          <w:ilvl w:val="1"/>
          <w:numId w:val="14"/>
        </w:numPr>
        <w:rPr>
          <w:lang w:eastAsia="zh-CN"/>
        </w:rPr>
      </w:pPr>
      <w:r>
        <w:rPr>
          <w:lang w:eastAsia="zh-CN"/>
        </w:rPr>
        <w:t>Tùy chỉnh vai trò.</w:t>
      </w:r>
    </w:p>
    <w:p>
      <w:pPr>
        <w:pStyle w:val="41"/>
        <w:numPr>
          <w:ilvl w:val="1"/>
          <w:numId w:val="14"/>
        </w:numPr>
        <w:rPr>
          <w:lang w:eastAsia="zh-CN"/>
        </w:rPr>
      </w:pPr>
      <w:r>
        <w:rPr>
          <w:lang w:eastAsia="zh-CN"/>
        </w:rPr>
        <w:t>Xóa vai trò.</w:t>
      </w:r>
    </w:p>
    <w:p>
      <w:pPr>
        <w:pStyle w:val="41"/>
        <w:numPr>
          <w:ilvl w:val="1"/>
          <w:numId w:val="14"/>
        </w:numPr>
        <w:rPr>
          <w:lang w:eastAsia="zh-CN"/>
        </w:rPr>
      </w:pPr>
      <w:r>
        <w:rPr>
          <w:lang w:eastAsia="zh-CN"/>
        </w:rPr>
        <w:t>Cộng điểm vai trò.</w:t>
      </w:r>
    </w:p>
    <w:p>
      <w:pPr>
        <w:pStyle w:val="41"/>
        <w:numPr>
          <w:ilvl w:val="1"/>
          <w:numId w:val="14"/>
        </w:numPr>
        <w:rPr>
          <w:lang w:eastAsia="zh-CN"/>
        </w:rPr>
      </w:pPr>
      <w:r>
        <w:rPr>
          <w:lang w:eastAsia="zh-CN"/>
        </w:rPr>
        <w:t>Xuất danh sách.</w:t>
      </w:r>
    </w:p>
    <w:p>
      <w:pPr>
        <w:pStyle w:val="41"/>
        <w:numPr>
          <w:ilvl w:val="0"/>
          <w:numId w:val="14"/>
        </w:numPr>
        <w:rPr>
          <w:lang w:eastAsia="zh-CN"/>
        </w:rPr>
      </w:pPr>
      <w:r>
        <w:rPr>
          <w:lang w:eastAsia="zh-CN"/>
        </w:rPr>
        <w:t>Quản lý chu kỳ:</w:t>
      </w:r>
    </w:p>
    <w:p>
      <w:pPr>
        <w:pStyle w:val="41"/>
        <w:numPr>
          <w:ilvl w:val="1"/>
          <w:numId w:val="14"/>
        </w:numPr>
        <w:rPr>
          <w:lang w:eastAsia="zh-CN"/>
        </w:rPr>
      </w:pPr>
      <w:r>
        <w:rPr>
          <w:lang w:eastAsia="zh-CN"/>
        </w:rPr>
        <w:t>Thêm loại chu kỳ.</w:t>
      </w:r>
    </w:p>
    <w:p>
      <w:pPr>
        <w:pStyle w:val="41"/>
        <w:numPr>
          <w:ilvl w:val="1"/>
          <w:numId w:val="14"/>
        </w:numPr>
        <w:rPr>
          <w:lang w:eastAsia="zh-CN"/>
        </w:rPr>
      </w:pPr>
      <w:r>
        <w:rPr>
          <w:lang w:eastAsia="zh-CN"/>
        </w:rPr>
        <w:t>Sửa loại chu kỳ.</w:t>
      </w:r>
    </w:p>
    <w:p>
      <w:pPr>
        <w:pStyle w:val="41"/>
        <w:numPr>
          <w:ilvl w:val="1"/>
          <w:numId w:val="14"/>
        </w:numPr>
        <w:rPr>
          <w:lang w:eastAsia="zh-CN"/>
        </w:rPr>
      </w:pPr>
      <w:r>
        <w:rPr>
          <w:lang w:eastAsia="zh-CN"/>
        </w:rPr>
        <w:t>Xóa loại chu kỳ.</w:t>
      </w:r>
    </w:p>
    <w:p>
      <w:pPr>
        <w:pStyle w:val="41"/>
        <w:numPr>
          <w:ilvl w:val="1"/>
          <w:numId w:val="14"/>
        </w:numPr>
        <w:rPr>
          <w:lang w:eastAsia="zh-CN"/>
        </w:rPr>
      </w:pPr>
      <w:r>
        <w:rPr>
          <w:lang w:eastAsia="zh-CN"/>
        </w:rPr>
        <w:t>Thêm bộ chọn cho một chu kỳ.</w:t>
      </w:r>
    </w:p>
    <w:p>
      <w:pPr>
        <w:pStyle w:val="41"/>
        <w:numPr>
          <w:ilvl w:val="1"/>
          <w:numId w:val="14"/>
        </w:numPr>
        <w:rPr>
          <w:lang w:eastAsia="zh-CN"/>
        </w:rPr>
      </w:pPr>
      <w:r>
        <w:rPr>
          <w:lang w:eastAsia="zh-CN"/>
        </w:rPr>
        <w:t>Sửa bộ chọn cho một chu kỳ.</w:t>
      </w:r>
    </w:p>
    <w:p>
      <w:pPr>
        <w:pStyle w:val="41"/>
        <w:numPr>
          <w:ilvl w:val="1"/>
          <w:numId w:val="14"/>
        </w:numPr>
        <w:rPr>
          <w:lang w:eastAsia="zh-CN"/>
        </w:rPr>
      </w:pPr>
      <w:r>
        <w:rPr>
          <w:lang w:eastAsia="zh-CN"/>
        </w:rPr>
        <w:t>Xóa bộ chọn của một chu kỳ.</w:t>
      </w:r>
    </w:p>
    <w:p>
      <w:pPr>
        <w:pStyle w:val="41"/>
        <w:numPr>
          <w:ilvl w:val="1"/>
          <w:numId w:val="14"/>
        </w:numPr>
        <w:rPr>
          <w:lang w:eastAsia="zh-CN"/>
        </w:rPr>
      </w:pPr>
      <w:r>
        <w:rPr>
          <w:lang w:eastAsia="zh-CN"/>
        </w:rPr>
        <w:t>Thêm giá trị chu kỳ.</w:t>
      </w:r>
    </w:p>
    <w:p>
      <w:pPr>
        <w:pStyle w:val="41"/>
        <w:numPr>
          <w:ilvl w:val="1"/>
          <w:numId w:val="14"/>
        </w:numPr>
        <w:rPr>
          <w:lang w:eastAsia="zh-CN"/>
        </w:rPr>
      </w:pPr>
      <w:r>
        <w:rPr>
          <w:lang w:eastAsia="zh-CN"/>
        </w:rPr>
        <w:t>Sửa giá trị chu kỳ.</w:t>
      </w:r>
    </w:p>
    <w:p>
      <w:pPr>
        <w:pStyle w:val="41"/>
        <w:numPr>
          <w:ilvl w:val="1"/>
          <w:numId w:val="14"/>
        </w:numPr>
        <w:rPr>
          <w:lang w:eastAsia="zh-CN"/>
        </w:rPr>
      </w:pPr>
      <w:r>
        <w:rPr>
          <w:lang w:eastAsia="zh-CN"/>
        </w:rPr>
        <w:t>Xóa giá trị chu kỳ.</w:t>
      </w:r>
    </w:p>
    <w:p>
      <w:pPr>
        <w:pStyle w:val="41"/>
        <w:numPr>
          <w:ilvl w:val="1"/>
          <w:numId w:val="14"/>
        </w:numPr>
        <w:rPr>
          <w:lang w:eastAsia="zh-CN"/>
        </w:rPr>
      </w:pPr>
      <w:r>
        <w:rPr>
          <w:lang w:eastAsia="zh-CN"/>
        </w:rPr>
        <w:t>Chốt chu kỳ.</w:t>
      </w:r>
    </w:p>
    <w:p>
      <w:pPr>
        <w:pStyle w:val="41"/>
        <w:numPr>
          <w:ilvl w:val="0"/>
          <w:numId w:val="14"/>
        </w:numPr>
        <w:rPr>
          <w:lang w:eastAsia="zh-CN"/>
        </w:rPr>
      </w:pPr>
      <w:r>
        <w:rPr>
          <w:lang w:eastAsia="zh-CN"/>
        </w:rPr>
        <w:t>Quản lý niên khóa:</w:t>
      </w:r>
    </w:p>
    <w:p>
      <w:pPr>
        <w:pStyle w:val="41"/>
        <w:numPr>
          <w:ilvl w:val="1"/>
          <w:numId w:val="14"/>
        </w:numPr>
        <w:rPr>
          <w:lang w:eastAsia="zh-CN"/>
        </w:rPr>
      </w:pPr>
      <w:r>
        <w:rPr>
          <w:lang w:eastAsia="zh-CN"/>
        </w:rPr>
        <w:t>Thêm niên khóa.</w:t>
      </w:r>
    </w:p>
    <w:p>
      <w:pPr>
        <w:pStyle w:val="41"/>
        <w:numPr>
          <w:ilvl w:val="1"/>
          <w:numId w:val="14"/>
        </w:numPr>
        <w:rPr>
          <w:lang w:eastAsia="zh-CN"/>
        </w:rPr>
      </w:pPr>
      <w:r>
        <w:rPr>
          <w:lang w:eastAsia="zh-CN"/>
        </w:rPr>
        <w:t>Sửa niên khóa.</w:t>
      </w:r>
    </w:p>
    <w:p>
      <w:pPr>
        <w:pStyle w:val="41"/>
        <w:numPr>
          <w:ilvl w:val="1"/>
          <w:numId w:val="14"/>
        </w:numPr>
        <w:rPr>
          <w:lang w:eastAsia="zh-CN"/>
        </w:rPr>
      </w:pPr>
      <w:r>
        <w:rPr>
          <w:lang w:eastAsia="zh-CN"/>
        </w:rPr>
        <w:t>Xóa niên khóa.</w:t>
      </w:r>
    </w:p>
    <w:p>
      <w:pPr>
        <w:pStyle w:val="41"/>
        <w:numPr>
          <w:ilvl w:val="0"/>
          <w:numId w:val="14"/>
        </w:numPr>
        <w:rPr>
          <w:lang w:eastAsia="zh-CN"/>
        </w:rPr>
      </w:pPr>
      <w:r>
        <w:rPr>
          <w:lang w:eastAsia="zh-CN"/>
        </w:rPr>
        <w:t>Quản lý chuyên ngành:</w:t>
      </w:r>
    </w:p>
    <w:p>
      <w:pPr>
        <w:pStyle w:val="41"/>
        <w:numPr>
          <w:ilvl w:val="1"/>
          <w:numId w:val="14"/>
        </w:numPr>
        <w:rPr>
          <w:lang w:eastAsia="zh-CN"/>
        </w:rPr>
      </w:pPr>
      <w:r>
        <w:rPr>
          <w:lang w:eastAsia="zh-CN"/>
        </w:rPr>
        <w:t>Thêm chuyên ngành.</w:t>
      </w:r>
    </w:p>
    <w:p>
      <w:pPr>
        <w:pStyle w:val="41"/>
        <w:numPr>
          <w:ilvl w:val="1"/>
          <w:numId w:val="14"/>
        </w:numPr>
        <w:rPr>
          <w:lang w:eastAsia="zh-CN"/>
        </w:rPr>
      </w:pPr>
      <w:r>
        <w:rPr>
          <w:lang w:eastAsia="zh-CN"/>
        </w:rPr>
        <w:t>Sửa chuyên ngành.</w:t>
      </w:r>
    </w:p>
    <w:p>
      <w:pPr>
        <w:pStyle w:val="41"/>
        <w:numPr>
          <w:ilvl w:val="1"/>
          <w:numId w:val="14"/>
        </w:numPr>
        <w:rPr>
          <w:lang w:eastAsia="zh-CN"/>
        </w:rPr>
      </w:pPr>
      <w:r>
        <w:rPr>
          <w:lang w:eastAsia="zh-CN"/>
        </w:rPr>
        <w:t>Xóa chuyên ngành.</w:t>
      </w:r>
    </w:p>
    <w:p>
      <w:pPr>
        <w:pStyle w:val="41"/>
        <w:numPr>
          <w:ilvl w:val="0"/>
          <w:numId w:val="14"/>
        </w:numPr>
        <w:rPr>
          <w:lang w:eastAsia="zh-CN"/>
        </w:rPr>
      </w:pPr>
      <w:r>
        <w:rPr>
          <w:lang w:eastAsia="zh-CN"/>
        </w:rPr>
        <w:t>Quản lý phân quyền:</w:t>
      </w:r>
    </w:p>
    <w:p>
      <w:pPr>
        <w:pStyle w:val="41"/>
        <w:numPr>
          <w:ilvl w:val="1"/>
          <w:numId w:val="14"/>
        </w:numPr>
        <w:rPr>
          <w:lang w:eastAsia="zh-CN"/>
        </w:rPr>
      </w:pPr>
      <w:r>
        <w:rPr>
          <w:lang w:eastAsia="zh-CN"/>
        </w:rPr>
        <w:t>Thêm phân quyền.</w:t>
      </w:r>
    </w:p>
    <w:p>
      <w:pPr>
        <w:pStyle w:val="41"/>
        <w:numPr>
          <w:ilvl w:val="1"/>
          <w:numId w:val="14"/>
        </w:numPr>
        <w:rPr>
          <w:lang w:eastAsia="zh-CN"/>
        </w:rPr>
      </w:pPr>
      <w:r>
        <w:rPr>
          <w:lang w:eastAsia="zh-CN"/>
        </w:rPr>
        <w:t>Sửa phân quyền.</w:t>
      </w:r>
    </w:p>
    <w:p>
      <w:pPr>
        <w:pStyle w:val="41"/>
        <w:numPr>
          <w:ilvl w:val="1"/>
          <w:numId w:val="14"/>
        </w:numPr>
        <w:rPr>
          <w:lang w:eastAsia="zh-CN"/>
        </w:rPr>
      </w:pPr>
      <w:r>
        <w:rPr>
          <w:lang w:eastAsia="zh-CN"/>
        </w:rPr>
        <w:t>Xóa phân quyền.</w:t>
      </w:r>
    </w:p>
    <w:p>
      <w:pPr>
        <w:pStyle w:val="41"/>
        <w:numPr>
          <w:ilvl w:val="1"/>
          <w:numId w:val="14"/>
        </w:numPr>
        <w:rPr>
          <w:lang w:eastAsia="zh-CN"/>
        </w:rPr>
      </w:pPr>
      <w:r>
        <w:rPr>
          <w:lang w:eastAsia="zh-CN"/>
        </w:rPr>
        <w:t>Cấp quyền truy cập cho phân quyền.</w:t>
      </w:r>
    </w:p>
    <w:p>
      <w:pPr>
        <w:pStyle w:val="41"/>
        <w:numPr>
          <w:ilvl w:val="0"/>
          <w:numId w:val="14"/>
        </w:numPr>
        <w:rPr>
          <w:lang w:eastAsia="zh-CN"/>
        </w:rPr>
      </w:pPr>
      <w:r>
        <w:rPr>
          <w:lang w:eastAsia="zh-CN"/>
        </w:rPr>
        <w:t>Quản lý cấu trúc:</w:t>
      </w:r>
    </w:p>
    <w:p>
      <w:pPr>
        <w:pStyle w:val="41"/>
        <w:numPr>
          <w:ilvl w:val="1"/>
          <w:numId w:val="14"/>
        </w:numPr>
        <w:rPr>
          <w:lang w:eastAsia="zh-CN"/>
        </w:rPr>
      </w:pPr>
      <w:r>
        <w:rPr>
          <w:lang w:eastAsia="zh-CN"/>
        </w:rPr>
        <w:t>Thêm mục lớn.</w:t>
      </w:r>
    </w:p>
    <w:p>
      <w:pPr>
        <w:pStyle w:val="41"/>
        <w:numPr>
          <w:ilvl w:val="1"/>
          <w:numId w:val="14"/>
        </w:numPr>
        <w:rPr>
          <w:lang w:eastAsia="zh-CN"/>
        </w:rPr>
      </w:pPr>
      <w:r>
        <w:rPr>
          <w:lang w:eastAsia="zh-CN"/>
        </w:rPr>
        <w:t>Sửa mục lớn.</w:t>
      </w:r>
    </w:p>
    <w:p>
      <w:pPr>
        <w:pStyle w:val="41"/>
        <w:numPr>
          <w:ilvl w:val="1"/>
          <w:numId w:val="14"/>
        </w:numPr>
        <w:rPr>
          <w:lang w:eastAsia="zh-CN"/>
        </w:rPr>
      </w:pPr>
      <w:r>
        <w:rPr>
          <w:lang w:eastAsia="zh-CN"/>
        </w:rPr>
        <w:t>Xóa mục lớn.</w:t>
      </w:r>
    </w:p>
    <w:p>
      <w:pPr>
        <w:pStyle w:val="41"/>
        <w:numPr>
          <w:ilvl w:val="1"/>
          <w:numId w:val="14"/>
        </w:numPr>
        <w:rPr>
          <w:lang w:eastAsia="zh-CN"/>
        </w:rPr>
      </w:pPr>
      <w:r>
        <w:rPr>
          <w:lang w:eastAsia="zh-CN"/>
        </w:rPr>
        <w:t>Tạo mục con.</w:t>
      </w:r>
    </w:p>
    <w:p>
      <w:pPr>
        <w:pStyle w:val="41"/>
        <w:numPr>
          <w:ilvl w:val="1"/>
          <w:numId w:val="14"/>
        </w:numPr>
        <w:rPr>
          <w:lang w:eastAsia="zh-CN"/>
        </w:rPr>
      </w:pPr>
      <w:r>
        <w:rPr>
          <w:lang w:eastAsia="zh-CN"/>
        </w:rPr>
        <w:t>Sửa mục con.</w:t>
      </w:r>
    </w:p>
    <w:p>
      <w:pPr>
        <w:pStyle w:val="41"/>
        <w:numPr>
          <w:ilvl w:val="1"/>
          <w:numId w:val="14"/>
        </w:numPr>
        <w:rPr>
          <w:lang w:eastAsia="zh-CN"/>
        </w:rPr>
      </w:pPr>
      <w:r>
        <w:rPr>
          <w:lang w:eastAsia="zh-CN"/>
        </w:rPr>
        <w:t>Xóa mục con.</w:t>
      </w:r>
    </w:p>
    <w:p>
      <w:pPr>
        <w:ind w:firstLine="357"/>
        <w:rPr>
          <w:b/>
          <w:i/>
        </w:rPr>
      </w:pPr>
      <w:r>
        <w:rPr>
          <w:b/>
          <w:i/>
        </w:rPr>
        <w:t>Chức năng người dùng cố vấn:</w:t>
      </w:r>
    </w:p>
    <w:p>
      <w:pPr>
        <w:pStyle w:val="41"/>
        <w:numPr>
          <w:ilvl w:val="0"/>
          <w:numId w:val="14"/>
        </w:numPr>
        <w:rPr>
          <w:lang w:eastAsia="zh-CN"/>
        </w:rPr>
      </w:pPr>
      <w:r>
        <w:rPr>
          <w:lang w:eastAsia="zh-CN"/>
        </w:rPr>
        <w:t>Đăng nhập.</w:t>
      </w:r>
    </w:p>
    <w:p>
      <w:pPr>
        <w:pStyle w:val="41"/>
        <w:numPr>
          <w:ilvl w:val="0"/>
          <w:numId w:val="14"/>
        </w:numPr>
        <w:rPr>
          <w:lang w:eastAsia="zh-CN"/>
        </w:rPr>
      </w:pPr>
      <w:r>
        <w:rPr>
          <w:lang w:eastAsia="zh-CN"/>
        </w:rPr>
        <w:t>Đăng xuất.</w:t>
      </w:r>
    </w:p>
    <w:p>
      <w:pPr>
        <w:pStyle w:val="41"/>
        <w:numPr>
          <w:ilvl w:val="0"/>
          <w:numId w:val="14"/>
        </w:numPr>
        <w:rPr>
          <w:lang w:eastAsia="zh-CN"/>
        </w:rPr>
      </w:pPr>
      <w:r>
        <w:rPr>
          <w:lang w:eastAsia="zh-CN"/>
        </w:rPr>
        <w:t>Đổi mật khẩu.</w:t>
      </w:r>
    </w:p>
    <w:p>
      <w:pPr>
        <w:pStyle w:val="41"/>
        <w:numPr>
          <w:ilvl w:val="0"/>
          <w:numId w:val="14"/>
        </w:numPr>
        <w:rPr>
          <w:lang w:eastAsia="zh-CN"/>
        </w:rPr>
      </w:pPr>
      <w:r>
        <w:rPr>
          <w:lang w:eastAsia="zh-CN"/>
        </w:rPr>
        <w:t>Quản lý học viên  trong lớp:</w:t>
      </w:r>
    </w:p>
    <w:p>
      <w:pPr>
        <w:pStyle w:val="41"/>
        <w:numPr>
          <w:ilvl w:val="1"/>
          <w:numId w:val="14"/>
        </w:numPr>
        <w:rPr>
          <w:lang w:eastAsia="zh-CN"/>
        </w:rPr>
      </w:pPr>
      <w:r>
        <w:rPr>
          <w:lang w:eastAsia="zh-CN"/>
        </w:rPr>
        <w:t>Xem chi tiết học viên.</w:t>
      </w:r>
    </w:p>
    <w:p>
      <w:pPr>
        <w:pStyle w:val="41"/>
        <w:numPr>
          <w:ilvl w:val="1"/>
          <w:numId w:val="14"/>
        </w:numPr>
        <w:rPr>
          <w:lang w:eastAsia="zh-CN"/>
        </w:rPr>
      </w:pPr>
      <w:r>
        <w:rPr>
          <w:lang w:eastAsia="zh-CN"/>
        </w:rPr>
        <w:t>Tìm kiếm học viên</w:t>
      </w:r>
    </w:p>
    <w:p>
      <w:pPr>
        <w:pStyle w:val="41"/>
        <w:numPr>
          <w:ilvl w:val="1"/>
          <w:numId w:val="14"/>
        </w:numPr>
        <w:rPr>
          <w:lang w:eastAsia="zh-CN"/>
        </w:rPr>
      </w:pPr>
      <w:r>
        <w:rPr>
          <w:lang w:eastAsia="zh-CN"/>
        </w:rPr>
        <w:t>Xem bảng đăng ký học viên.</w:t>
      </w:r>
    </w:p>
    <w:p>
      <w:pPr>
        <w:pStyle w:val="41"/>
        <w:numPr>
          <w:ilvl w:val="1"/>
          <w:numId w:val="14"/>
        </w:numPr>
        <w:rPr>
          <w:lang w:eastAsia="zh-CN"/>
        </w:rPr>
      </w:pPr>
      <w:r>
        <w:rPr>
          <w:lang w:eastAsia="zh-CN"/>
        </w:rPr>
        <w:t>Chấm điểm học viên.</w:t>
      </w:r>
    </w:p>
    <w:p>
      <w:pPr>
        <w:pStyle w:val="41"/>
        <w:numPr>
          <w:ilvl w:val="1"/>
          <w:numId w:val="14"/>
        </w:numPr>
        <w:rPr>
          <w:lang w:eastAsia="zh-CN"/>
        </w:rPr>
      </w:pPr>
      <w:r>
        <w:rPr>
          <w:lang w:eastAsia="zh-CN"/>
        </w:rPr>
        <w:t>Export danh sách.</w:t>
      </w:r>
    </w:p>
    <w:p>
      <w:pPr>
        <w:pStyle w:val="41"/>
        <w:numPr>
          <w:ilvl w:val="0"/>
          <w:numId w:val="14"/>
        </w:numPr>
        <w:rPr>
          <w:lang w:eastAsia="zh-CN"/>
        </w:rPr>
      </w:pPr>
      <w:r>
        <w:rPr>
          <w:lang w:eastAsia="zh-CN"/>
        </w:rPr>
        <w:t>Quản lý hoạt động:</w:t>
      </w:r>
    </w:p>
    <w:p>
      <w:pPr>
        <w:pStyle w:val="41"/>
        <w:numPr>
          <w:ilvl w:val="1"/>
          <w:numId w:val="14"/>
        </w:numPr>
        <w:rPr>
          <w:lang w:eastAsia="zh-CN"/>
        </w:rPr>
      </w:pPr>
      <w:r>
        <w:rPr>
          <w:lang w:eastAsia="zh-CN"/>
        </w:rPr>
        <w:t>Xem danh sách hoạt động.</w:t>
      </w:r>
    </w:p>
    <w:p>
      <w:pPr>
        <w:pStyle w:val="41"/>
        <w:numPr>
          <w:ilvl w:val="1"/>
          <w:numId w:val="14"/>
        </w:numPr>
        <w:rPr>
          <w:lang w:eastAsia="zh-CN"/>
        </w:rPr>
      </w:pPr>
      <w:r>
        <w:rPr>
          <w:lang w:eastAsia="zh-CN"/>
        </w:rPr>
        <w:t>Thêm hoạt động của mình.</w:t>
      </w:r>
    </w:p>
    <w:p>
      <w:pPr>
        <w:pStyle w:val="41"/>
        <w:numPr>
          <w:ilvl w:val="1"/>
          <w:numId w:val="14"/>
        </w:numPr>
        <w:rPr>
          <w:lang w:eastAsia="zh-CN"/>
        </w:rPr>
      </w:pPr>
      <w:r>
        <w:rPr>
          <w:lang w:eastAsia="zh-CN"/>
        </w:rPr>
        <w:t>Sửa hoạt động của mình.</w:t>
      </w:r>
    </w:p>
    <w:p>
      <w:pPr>
        <w:pStyle w:val="41"/>
        <w:numPr>
          <w:ilvl w:val="1"/>
          <w:numId w:val="14"/>
        </w:numPr>
        <w:rPr>
          <w:lang w:eastAsia="zh-CN"/>
        </w:rPr>
      </w:pPr>
      <w:r>
        <w:rPr>
          <w:lang w:eastAsia="zh-CN"/>
        </w:rPr>
        <w:t>Xóa hoạt động của mình.</w:t>
      </w:r>
    </w:p>
    <w:p>
      <w:pPr>
        <w:pStyle w:val="41"/>
        <w:numPr>
          <w:ilvl w:val="1"/>
          <w:numId w:val="14"/>
        </w:numPr>
        <w:rPr>
          <w:lang w:eastAsia="zh-CN"/>
        </w:rPr>
      </w:pPr>
      <w:r>
        <w:rPr>
          <w:lang w:eastAsia="zh-CN"/>
        </w:rPr>
        <w:t>Thêm vai trò.</w:t>
      </w:r>
    </w:p>
    <w:p>
      <w:pPr>
        <w:pStyle w:val="41"/>
        <w:numPr>
          <w:ilvl w:val="1"/>
          <w:numId w:val="14"/>
        </w:numPr>
        <w:rPr>
          <w:lang w:eastAsia="zh-CN"/>
        </w:rPr>
      </w:pPr>
      <w:r>
        <w:rPr>
          <w:lang w:eastAsia="zh-CN"/>
        </w:rPr>
        <w:t>Tùy chỉnh vai trò.</w:t>
      </w:r>
    </w:p>
    <w:p>
      <w:pPr>
        <w:pStyle w:val="41"/>
        <w:numPr>
          <w:ilvl w:val="1"/>
          <w:numId w:val="14"/>
        </w:numPr>
        <w:rPr>
          <w:lang w:eastAsia="zh-CN"/>
        </w:rPr>
      </w:pPr>
      <w:r>
        <w:rPr>
          <w:lang w:eastAsia="zh-CN"/>
        </w:rPr>
        <w:t>Xóa vai trò.</w:t>
      </w:r>
    </w:p>
    <w:p>
      <w:pPr>
        <w:pStyle w:val="41"/>
        <w:numPr>
          <w:ilvl w:val="1"/>
          <w:numId w:val="14"/>
        </w:numPr>
        <w:rPr>
          <w:lang w:eastAsia="zh-CN"/>
        </w:rPr>
      </w:pPr>
      <w:r>
        <w:rPr>
          <w:lang w:eastAsia="zh-CN"/>
        </w:rPr>
        <w:t>Cộng điểm vai trò.</w:t>
      </w:r>
    </w:p>
    <w:p>
      <w:pPr>
        <w:pStyle w:val="41"/>
        <w:numPr>
          <w:ilvl w:val="1"/>
          <w:numId w:val="14"/>
        </w:numPr>
        <w:rPr>
          <w:lang w:eastAsia="zh-CN"/>
        </w:rPr>
      </w:pPr>
      <w:r>
        <w:rPr>
          <w:lang w:eastAsia="zh-CN"/>
        </w:rPr>
        <w:t>Xuất danh sách.</w:t>
      </w:r>
    </w:p>
    <w:p>
      <w:pPr>
        <w:ind w:firstLine="357"/>
        <w:rPr>
          <w:b/>
          <w:i/>
        </w:rPr>
      </w:pPr>
      <w:r>
        <w:rPr>
          <w:b/>
          <w:i/>
        </w:rPr>
        <w:t>Chức năng người dùng cán bộ:</w:t>
      </w:r>
    </w:p>
    <w:p>
      <w:pPr>
        <w:pStyle w:val="41"/>
        <w:numPr>
          <w:ilvl w:val="0"/>
          <w:numId w:val="14"/>
        </w:numPr>
        <w:rPr>
          <w:lang w:eastAsia="zh-CN"/>
        </w:rPr>
      </w:pPr>
      <w:r>
        <w:rPr>
          <w:lang w:eastAsia="zh-CN"/>
        </w:rPr>
        <w:t>Đăng nhập.</w:t>
      </w:r>
    </w:p>
    <w:p>
      <w:pPr>
        <w:pStyle w:val="41"/>
        <w:numPr>
          <w:ilvl w:val="0"/>
          <w:numId w:val="14"/>
        </w:numPr>
        <w:rPr>
          <w:lang w:eastAsia="zh-CN"/>
        </w:rPr>
      </w:pPr>
      <w:r>
        <w:rPr>
          <w:lang w:eastAsia="zh-CN"/>
        </w:rPr>
        <w:t>Đăng xuất.</w:t>
      </w:r>
    </w:p>
    <w:p>
      <w:pPr>
        <w:pStyle w:val="41"/>
        <w:numPr>
          <w:ilvl w:val="0"/>
          <w:numId w:val="14"/>
        </w:numPr>
        <w:rPr>
          <w:lang w:eastAsia="zh-CN"/>
        </w:rPr>
      </w:pPr>
      <w:r>
        <w:rPr>
          <w:lang w:eastAsia="zh-CN"/>
        </w:rPr>
        <w:t>Đổi mật khẩu.</w:t>
      </w:r>
    </w:p>
    <w:p>
      <w:pPr>
        <w:pStyle w:val="41"/>
        <w:numPr>
          <w:ilvl w:val="0"/>
          <w:numId w:val="14"/>
        </w:numPr>
        <w:rPr>
          <w:lang w:eastAsia="zh-CN"/>
        </w:rPr>
      </w:pPr>
      <w:r>
        <w:rPr>
          <w:lang w:eastAsia="zh-CN"/>
        </w:rPr>
        <w:t>Quản lý học viên  trong lớp được phân công:</w:t>
      </w:r>
    </w:p>
    <w:p>
      <w:pPr>
        <w:pStyle w:val="41"/>
        <w:numPr>
          <w:ilvl w:val="1"/>
          <w:numId w:val="14"/>
        </w:numPr>
        <w:rPr>
          <w:lang w:eastAsia="zh-CN"/>
        </w:rPr>
      </w:pPr>
      <w:r>
        <w:rPr>
          <w:lang w:eastAsia="zh-CN"/>
        </w:rPr>
        <w:t>Xem chi tiết học viên.</w:t>
      </w:r>
    </w:p>
    <w:p>
      <w:pPr>
        <w:pStyle w:val="41"/>
        <w:numPr>
          <w:ilvl w:val="1"/>
          <w:numId w:val="14"/>
        </w:numPr>
        <w:rPr>
          <w:lang w:eastAsia="zh-CN"/>
        </w:rPr>
      </w:pPr>
      <w:r>
        <w:rPr>
          <w:lang w:eastAsia="zh-CN"/>
        </w:rPr>
        <w:t>Tìm kiếm học viên</w:t>
      </w:r>
    </w:p>
    <w:p>
      <w:pPr>
        <w:pStyle w:val="41"/>
        <w:numPr>
          <w:ilvl w:val="1"/>
          <w:numId w:val="14"/>
        </w:numPr>
        <w:rPr>
          <w:lang w:eastAsia="zh-CN"/>
        </w:rPr>
      </w:pPr>
      <w:r>
        <w:rPr>
          <w:lang w:eastAsia="zh-CN"/>
        </w:rPr>
        <w:t>Xem bảng đăng ký học viên.</w:t>
      </w:r>
    </w:p>
    <w:p>
      <w:pPr>
        <w:pStyle w:val="41"/>
        <w:numPr>
          <w:ilvl w:val="1"/>
          <w:numId w:val="14"/>
        </w:numPr>
        <w:rPr>
          <w:lang w:eastAsia="zh-CN"/>
        </w:rPr>
      </w:pPr>
      <w:r>
        <w:rPr>
          <w:lang w:eastAsia="zh-CN"/>
        </w:rPr>
        <w:t>Chấm điểm học viên.</w:t>
      </w:r>
    </w:p>
    <w:p>
      <w:pPr>
        <w:pStyle w:val="41"/>
        <w:numPr>
          <w:ilvl w:val="1"/>
          <w:numId w:val="14"/>
        </w:numPr>
        <w:rPr>
          <w:lang w:eastAsia="zh-CN"/>
        </w:rPr>
      </w:pPr>
      <w:r>
        <w:rPr>
          <w:lang w:eastAsia="zh-CN"/>
        </w:rPr>
        <w:t>Export danh sách.</w:t>
      </w:r>
    </w:p>
    <w:p>
      <w:pPr>
        <w:pStyle w:val="41"/>
        <w:numPr>
          <w:ilvl w:val="0"/>
          <w:numId w:val="14"/>
        </w:numPr>
        <w:rPr>
          <w:lang w:eastAsia="zh-CN"/>
        </w:rPr>
      </w:pPr>
      <w:r>
        <w:rPr>
          <w:lang w:eastAsia="zh-CN"/>
        </w:rPr>
        <w:t>Quản lý hoạt động:</w:t>
      </w:r>
    </w:p>
    <w:p>
      <w:pPr>
        <w:pStyle w:val="41"/>
        <w:numPr>
          <w:ilvl w:val="1"/>
          <w:numId w:val="14"/>
        </w:numPr>
        <w:rPr>
          <w:lang w:eastAsia="zh-CN"/>
        </w:rPr>
      </w:pPr>
      <w:r>
        <w:rPr>
          <w:lang w:eastAsia="zh-CN"/>
        </w:rPr>
        <w:t>Xem danh sách hoạt động.</w:t>
      </w:r>
    </w:p>
    <w:p>
      <w:pPr>
        <w:pStyle w:val="41"/>
        <w:numPr>
          <w:ilvl w:val="1"/>
          <w:numId w:val="14"/>
        </w:numPr>
        <w:rPr>
          <w:lang w:eastAsia="zh-CN"/>
        </w:rPr>
      </w:pPr>
      <w:r>
        <w:rPr>
          <w:lang w:eastAsia="zh-CN"/>
        </w:rPr>
        <w:t>Thêm hoạt động của mình.</w:t>
      </w:r>
    </w:p>
    <w:p>
      <w:pPr>
        <w:pStyle w:val="41"/>
        <w:numPr>
          <w:ilvl w:val="1"/>
          <w:numId w:val="14"/>
        </w:numPr>
        <w:rPr>
          <w:lang w:eastAsia="zh-CN"/>
        </w:rPr>
      </w:pPr>
      <w:r>
        <w:rPr>
          <w:lang w:eastAsia="zh-CN"/>
        </w:rPr>
        <w:t>Sửa hoạt động của mình.</w:t>
      </w:r>
    </w:p>
    <w:p>
      <w:pPr>
        <w:pStyle w:val="41"/>
        <w:numPr>
          <w:ilvl w:val="1"/>
          <w:numId w:val="14"/>
        </w:numPr>
        <w:rPr>
          <w:lang w:eastAsia="zh-CN"/>
        </w:rPr>
      </w:pPr>
      <w:r>
        <w:rPr>
          <w:lang w:eastAsia="zh-CN"/>
        </w:rPr>
        <w:t>Xóa hoạt động của mình.</w:t>
      </w:r>
    </w:p>
    <w:p>
      <w:pPr>
        <w:pStyle w:val="41"/>
        <w:numPr>
          <w:ilvl w:val="1"/>
          <w:numId w:val="14"/>
        </w:numPr>
        <w:rPr>
          <w:lang w:eastAsia="zh-CN"/>
        </w:rPr>
      </w:pPr>
      <w:r>
        <w:rPr>
          <w:lang w:eastAsia="zh-CN"/>
        </w:rPr>
        <w:t>Thêm vai trò.</w:t>
      </w:r>
    </w:p>
    <w:p>
      <w:pPr>
        <w:pStyle w:val="41"/>
        <w:numPr>
          <w:ilvl w:val="1"/>
          <w:numId w:val="14"/>
        </w:numPr>
        <w:rPr>
          <w:lang w:eastAsia="zh-CN"/>
        </w:rPr>
      </w:pPr>
      <w:r>
        <w:rPr>
          <w:lang w:eastAsia="zh-CN"/>
        </w:rPr>
        <w:t>Tùy chỉnh vai trò.</w:t>
      </w:r>
    </w:p>
    <w:p>
      <w:pPr>
        <w:pStyle w:val="41"/>
        <w:numPr>
          <w:ilvl w:val="1"/>
          <w:numId w:val="14"/>
        </w:numPr>
        <w:rPr>
          <w:lang w:eastAsia="zh-CN"/>
        </w:rPr>
      </w:pPr>
      <w:r>
        <w:rPr>
          <w:lang w:eastAsia="zh-CN"/>
        </w:rPr>
        <w:t>Xóa vai trò.</w:t>
      </w:r>
    </w:p>
    <w:p>
      <w:pPr>
        <w:pStyle w:val="41"/>
        <w:numPr>
          <w:ilvl w:val="1"/>
          <w:numId w:val="14"/>
        </w:numPr>
        <w:rPr>
          <w:lang w:eastAsia="zh-CN"/>
        </w:rPr>
      </w:pPr>
      <w:r>
        <w:rPr>
          <w:lang w:eastAsia="zh-CN"/>
        </w:rPr>
        <w:t>Cộng điểm vai trò.</w:t>
      </w:r>
    </w:p>
    <w:p>
      <w:pPr>
        <w:pStyle w:val="41"/>
        <w:numPr>
          <w:ilvl w:val="1"/>
          <w:numId w:val="14"/>
        </w:numPr>
        <w:rPr>
          <w:lang w:eastAsia="zh-CN"/>
        </w:rPr>
      </w:pPr>
      <w:r>
        <w:rPr>
          <w:lang w:eastAsia="zh-CN"/>
        </w:rPr>
        <w:t>Xuất danh sách.</w:t>
      </w:r>
    </w:p>
    <w:p>
      <w:pPr>
        <w:ind w:firstLine="357"/>
        <w:rPr>
          <w:b/>
          <w:i/>
        </w:rPr>
      </w:pPr>
      <w:r>
        <w:rPr>
          <w:b/>
          <w:i/>
        </w:rPr>
        <w:t>Chức năng người dùng học viên:</w:t>
      </w:r>
    </w:p>
    <w:p>
      <w:pPr>
        <w:pStyle w:val="41"/>
        <w:numPr>
          <w:ilvl w:val="0"/>
          <w:numId w:val="14"/>
        </w:numPr>
        <w:rPr>
          <w:lang w:eastAsia="zh-CN"/>
        </w:rPr>
      </w:pPr>
      <w:r>
        <w:rPr>
          <w:lang w:eastAsia="zh-CN"/>
        </w:rPr>
        <w:t>Đăng nhập.</w:t>
      </w:r>
    </w:p>
    <w:p>
      <w:pPr>
        <w:pStyle w:val="41"/>
        <w:numPr>
          <w:ilvl w:val="0"/>
          <w:numId w:val="14"/>
        </w:numPr>
        <w:rPr>
          <w:lang w:eastAsia="zh-CN"/>
        </w:rPr>
      </w:pPr>
      <w:r>
        <w:rPr>
          <w:lang w:eastAsia="zh-CN"/>
        </w:rPr>
        <w:t>Đăng xuất.</w:t>
      </w:r>
    </w:p>
    <w:p>
      <w:pPr>
        <w:pStyle w:val="41"/>
        <w:numPr>
          <w:ilvl w:val="0"/>
          <w:numId w:val="14"/>
        </w:numPr>
        <w:rPr>
          <w:lang w:eastAsia="zh-CN"/>
        </w:rPr>
      </w:pPr>
      <w:r>
        <w:rPr>
          <w:lang w:eastAsia="zh-CN"/>
        </w:rPr>
        <w:t>Đổi mật khẩu.</w:t>
      </w:r>
    </w:p>
    <w:p>
      <w:pPr>
        <w:pStyle w:val="41"/>
        <w:numPr>
          <w:ilvl w:val="0"/>
          <w:numId w:val="14"/>
        </w:numPr>
        <w:rPr>
          <w:lang w:eastAsia="zh-CN"/>
        </w:rPr>
      </w:pPr>
      <w:r>
        <w:rPr>
          <w:lang w:eastAsia="zh-CN"/>
        </w:rPr>
        <w:t>Xem và chỉnh sửa bảng đăng ký cá nhân.</w:t>
      </w:r>
    </w:p>
    <w:p>
      <w:pPr>
        <w:pStyle w:val="41"/>
        <w:numPr>
          <w:ilvl w:val="0"/>
          <w:numId w:val="14"/>
        </w:numPr>
        <w:rPr>
          <w:lang w:eastAsia="zh-CN"/>
        </w:rPr>
      </w:pPr>
      <w:r>
        <w:rPr>
          <w:lang w:eastAsia="zh-CN"/>
        </w:rPr>
        <w:t>Xem và chỉnh sửa thông tin cá nhân.</w:t>
      </w:r>
    </w:p>
    <w:p>
      <w:pPr>
        <w:pStyle w:val="41"/>
        <w:numPr>
          <w:ilvl w:val="0"/>
          <w:numId w:val="14"/>
        </w:numPr>
        <w:rPr>
          <w:lang w:eastAsia="zh-CN"/>
        </w:rPr>
      </w:pPr>
      <w:r>
        <w:rPr>
          <w:lang w:eastAsia="zh-CN"/>
        </w:rPr>
        <w:t>Xem thành tích thi đua cá nhân.</w:t>
      </w:r>
    </w:p>
    <w:p>
      <w:pPr>
        <w:rPr>
          <w:b/>
          <w:i/>
        </w:rPr>
      </w:pPr>
      <w:r>
        <w:rPr>
          <w:b/>
          <w:i/>
        </w:rPr>
        <w:t>Chức năng người dùng học viên:</w:t>
      </w:r>
    </w:p>
    <w:p>
      <w:pPr>
        <w:pStyle w:val="4"/>
      </w:pPr>
      <w:bookmarkStart w:id="61" w:name="_Toc531547431"/>
      <w:r>
        <w:t>Đặc điểm người sử dụng</w:t>
      </w:r>
      <w:bookmarkEnd w:id="61"/>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584"/>
        <w:gridCol w:w="1701"/>
        <w:gridCol w:w="1701"/>
        <w:gridCol w:w="1672"/>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 w:type="dxa"/>
            <w:shd w:val="clear" w:color="auto" w:fill="F1F1F1" w:themeFill="background1" w:themeFillShade="F2"/>
          </w:tcPr>
          <w:p>
            <w:pPr>
              <w:ind w:firstLine="0"/>
              <w:jc w:val="center"/>
              <w:rPr>
                <w:lang w:eastAsia="zh-CN"/>
              </w:rPr>
            </w:pPr>
            <w:r>
              <w:t>STT</w:t>
            </w:r>
          </w:p>
        </w:tc>
        <w:tc>
          <w:tcPr>
            <w:tcW w:w="1584" w:type="dxa"/>
            <w:shd w:val="clear" w:color="auto" w:fill="F1F1F1" w:themeFill="background1" w:themeFillShade="F2"/>
          </w:tcPr>
          <w:p>
            <w:pPr>
              <w:ind w:firstLine="0"/>
              <w:jc w:val="center"/>
              <w:rPr>
                <w:lang w:eastAsia="zh-CN"/>
              </w:rPr>
            </w:pPr>
            <w:r>
              <w:t>Người sử dụng</w:t>
            </w:r>
          </w:p>
        </w:tc>
        <w:tc>
          <w:tcPr>
            <w:tcW w:w="1701" w:type="dxa"/>
            <w:shd w:val="clear" w:color="auto" w:fill="F1F1F1" w:themeFill="background1" w:themeFillShade="F2"/>
          </w:tcPr>
          <w:p>
            <w:pPr>
              <w:ind w:firstLine="0"/>
              <w:jc w:val="center"/>
              <w:rPr>
                <w:lang w:eastAsia="zh-CN"/>
              </w:rPr>
            </w:pPr>
            <w:r>
              <w:t>Đặc trưng</w:t>
            </w:r>
          </w:p>
        </w:tc>
        <w:tc>
          <w:tcPr>
            <w:tcW w:w="1701" w:type="dxa"/>
            <w:shd w:val="clear" w:color="auto" w:fill="F1F1F1" w:themeFill="background1" w:themeFillShade="F2"/>
          </w:tcPr>
          <w:p>
            <w:pPr>
              <w:ind w:firstLine="0"/>
              <w:jc w:val="center"/>
              <w:rPr>
                <w:lang w:eastAsia="zh-CN"/>
              </w:rPr>
            </w:pPr>
            <w:r>
              <w:t>Các chức năng</w:t>
            </w:r>
          </w:p>
        </w:tc>
        <w:tc>
          <w:tcPr>
            <w:tcW w:w="1672" w:type="dxa"/>
            <w:shd w:val="clear" w:color="auto" w:fill="F1F1F1" w:themeFill="background1" w:themeFillShade="F2"/>
          </w:tcPr>
          <w:p>
            <w:pPr>
              <w:ind w:firstLine="0"/>
              <w:jc w:val="center"/>
              <w:rPr>
                <w:lang w:eastAsia="zh-CN"/>
              </w:rPr>
            </w:pPr>
            <w:r>
              <w:rPr>
                <w:lang w:eastAsia="zh-CN"/>
              </w:rPr>
              <w:t>Vai trò và mức độ quan trọng</w:t>
            </w:r>
          </w:p>
        </w:tc>
        <w:tc>
          <w:tcPr>
            <w:tcW w:w="1441" w:type="dxa"/>
            <w:shd w:val="clear" w:color="auto" w:fill="F1F1F1" w:themeFill="background1" w:themeFillShade="F2"/>
          </w:tcPr>
          <w:p>
            <w:pPr>
              <w:ind w:firstLine="0"/>
              <w:jc w:val="center"/>
              <w:rPr>
                <w:lang w:eastAsia="zh-CN"/>
              </w:rPr>
            </w:pPr>
            <w:r>
              <w:rPr>
                <w:lang w:eastAsia="zh-CN"/>
              </w:rPr>
              <w:t>Yêu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 w:type="dxa"/>
          </w:tcPr>
          <w:p>
            <w:pPr>
              <w:ind w:firstLine="0"/>
              <w:jc w:val="left"/>
              <w:rPr>
                <w:lang w:eastAsia="zh-CN"/>
              </w:rPr>
            </w:pPr>
            <w:r>
              <w:rPr>
                <w:lang w:eastAsia="zh-CN"/>
              </w:rPr>
              <w:t>1</w:t>
            </w:r>
          </w:p>
        </w:tc>
        <w:tc>
          <w:tcPr>
            <w:tcW w:w="1584" w:type="dxa"/>
          </w:tcPr>
          <w:p>
            <w:pPr>
              <w:ind w:firstLine="0"/>
              <w:jc w:val="left"/>
              <w:rPr>
                <w:lang w:eastAsia="zh-CN"/>
              </w:rPr>
            </w:pPr>
            <w:r>
              <w:rPr>
                <w:lang w:eastAsia="zh-CN"/>
              </w:rPr>
              <w:t>Quản trị viên</w:t>
            </w:r>
          </w:p>
        </w:tc>
        <w:tc>
          <w:tcPr>
            <w:tcW w:w="1701" w:type="dxa"/>
          </w:tcPr>
          <w:p>
            <w:pPr>
              <w:ind w:firstLine="0"/>
              <w:jc w:val="left"/>
              <w:rPr>
                <w:lang w:eastAsia="zh-CN"/>
              </w:rPr>
            </w:pPr>
            <w:r>
              <w:rPr>
                <w:lang w:eastAsia="zh-CN"/>
              </w:rPr>
              <w:t>Người trực tiếp điều hành mọi hoạt động của hệ thống, đảm bảo sự hoạt động và vận hành chính xác của hệ thống</w:t>
            </w:r>
          </w:p>
        </w:tc>
        <w:tc>
          <w:tcPr>
            <w:tcW w:w="1701" w:type="dxa"/>
          </w:tcPr>
          <w:p>
            <w:pPr>
              <w:ind w:firstLine="0"/>
              <w:jc w:val="left"/>
              <w:rPr>
                <w:lang w:eastAsia="zh-CN"/>
              </w:rPr>
            </w:pPr>
            <w:r>
              <w:rPr>
                <w:lang w:eastAsia="zh-CN"/>
              </w:rPr>
              <w:t>Toàn quyền hệ thống</w:t>
            </w:r>
          </w:p>
        </w:tc>
        <w:tc>
          <w:tcPr>
            <w:tcW w:w="1672" w:type="dxa"/>
          </w:tcPr>
          <w:p>
            <w:pPr>
              <w:ind w:firstLine="0"/>
              <w:jc w:val="left"/>
              <w:rPr>
                <w:lang w:eastAsia="zh-CN"/>
              </w:rPr>
            </w:pPr>
            <w:r>
              <w:rPr>
                <w:lang w:eastAsia="zh-CN"/>
              </w:rPr>
              <w:t>Vai trò: Quản trị viên cao nhất</w:t>
            </w:r>
          </w:p>
          <w:p>
            <w:pPr>
              <w:ind w:firstLine="0"/>
              <w:jc w:val="left"/>
              <w:rPr>
                <w:lang w:eastAsia="zh-CN"/>
              </w:rPr>
            </w:pPr>
            <w:r>
              <w:rPr>
                <w:lang w:eastAsia="zh-CN"/>
              </w:rPr>
              <w:t>Mức độ: Rất quan trọng</w:t>
            </w:r>
          </w:p>
        </w:tc>
        <w:tc>
          <w:tcPr>
            <w:tcW w:w="1441" w:type="dxa"/>
          </w:tcPr>
          <w:p>
            <w:pPr>
              <w:ind w:firstLine="0"/>
              <w:jc w:val="left"/>
              <w:rPr>
                <w:lang w:eastAsia="zh-CN"/>
              </w:rPr>
            </w:pPr>
            <w:r>
              <w:rPr>
                <w:lang w:eastAsia="zh-CN"/>
              </w:rPr>
              <w:t>Có kiến thức tin học tốt.</w:t>
            </w:r>
          </w:p>
          <w:p>
            <w:pPr>
              <w:ind w:firstLine="0"/>
              <w:jc w:val="left"/>
              <w:rPr>
                <w:lang w:eastAsia="zh-CN"/>
              </w:rPr>
            </w:pPr>
            <w:r>
              <w:rPr>
                <w:lang w:eastAsia="zh-CN"/>
              </w:rPr>
              <w:t>Có kiến thức quản trị dữ liệu và thông tin.</w:t>
            </w:r>
          </w:p>
          <w:p>
            <w:pPr>
              <w:ind w:firstLine="0"/>
              <w:jc w:val="left"/>
              <w:rPr>
                <w:lang w:eastAsia="zh-CN"/>
              </w:rPr>
            </w:pPr>
            <w:r>
              <w:rPr>
                <w:lang w:eastAsia="zh-CN"/>
              </w:rPr>
              <w:t>Có kinh nghiệm quản trị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 w:type="dxa"/>
          </w:tcPr>
          <w:p>
            <w:pPr>
              <w:ind w:firstLine="0"/>
              <w:jc w:val="left"/>
              <w:rPr>
                <w:lang w:eastAsia="zh-CN"/>
              </w:rPr>
            </w:pPr>
            <w:r>
              <w:rPr>
                <w:lang w:eastAsia="zh-CN"/>
              </w:rPr>
              <w:t>2</w:t>
            </w:r>
          </w:p>
        </w:tc>
        <w:tc>
          <w:tcPr>
            <w:tcW w:w="1584" w:type="dxa"/>
          </w:tcPr>
          <w:p>
            <w:pPr>
              <w:ind w:firstLine="0"/>
              <w:jc w:val="left"/>
              <w:rPr>
                <w:lang w:eastAsia="zh-CN"/>
              </w:rPr>
            </w:pPr>
            <w:r>
              <w:rPr>
                <w:lang w:eastAsia="zh-CN"/>
              </w:rPr>
              <w:t>Cố vấn</w:t>
            </w:r>
          </w:p>
        </w:tc>
        <w:tc>
          <w:tcPr>
            <w:tcW w:w="1701" w:type="dxa"/>
          </w:tcPr>
          <w:p>
            <w:pPr>
              <w:ind w:firstLine="0"/>
              <w:jc w:val="left"/>
              <w:rPr>
                <w:lang w:eastAsia="zh-CN"/>
              </w:rPr>
            </w:pPr>
            <w:r>
              <w:rPr>
                <w:lang w:eastAsia="zh-CN"/>
              </w:rPr>
              <w:t>Người thực hiện chấm điểm sinh viên trong khuôn khổ lớp mà mình cố vấn.</w:t>
            </w:r>
          </w:p>
        </w:tc>
        <w:tc>
          <w:tcPr>
            <w:tcW w:w="1701" w:type="dxa"/>
          </w:tcPr>
          <w:p>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pPr>
              <w:ind w:firstLine="0"/>
              <w:jc w:val="left"/>
              <w:rPr>
                <w:lang w:eastAsia="zh-CN"/>
              </w:rPr>
            </w:pPr>
            <w:r>
              <w:rPr>
                <w:lang w:eastAsia="zh-CN"/>
              </w:rPr>
              <w:t>Vai trò: Cố vấn lớp học các học viên.</w:t>
            </w:r>
          </w:p>
          <w:p>
            <w:pPr>
              <w:ind w:firstLine="0"/>
              <w:jc w:val="left"/>
              <w:rPr>
                <w:lang w:eastAsia="zh-CN"/>
              </w:rPr>
            </w:pPr>
            <w:r>
              <w:rPr>
                <w:lang w:eastAsia="zh-CN"/>
              </w:rPr>
              <w:t>Mức độ: Quan trọng</w:t>
            </w:r>
          </w:p>
        </w:tc>
        <w:tc>
          <w:tcPr>
            <w:tcW w:w="1441" w:type="dxa"/>
          </w:tcPr>
          <w:p>
            <w:pPr>
              <w:ind w:firstLine="0"/>
              <w:jc w:val="left"/>
              <w:rPr>
                <w:lang w:eastAsia="zh-CN"/>
              </w:rPr>
            </w:pPr>
            <w:r>
              <w:rPr>
                <w:lang w:eastAsia="zh-CN"/>
              </w:rPr>
              <w:t>Có kiến thức tin học tốt.</w:t>
            </w:r>
          </w:p>
          <w:p>
            <w:pPr>
              <w:ind w:firstLine="0"/>
              <w:jc w:val="left"/>
              <w:rPr>
                <w:lang w:eastAsia="zh-CN"/>
              </w:rPr>
            </w:pPr>
            <w:r>
              <w:rPr>
                <w:lang w:eastAsia="zh-CN"/>
              </w:rPr>
              <w:t>Có hiểu biết về quy trình thi đua rèn luyện tại CUSC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 w:type="dxa"/>
          </w:tcPr>
          <w:p>
            <w:pPr>
              <w:ind w:firstLine="0"/>
              <w:jc w:val="left"/>
              <w:rPr>
                <w:lang w:eastAsia="zh-CN"/>
              </w:rPr>
            </w:pPr>
            <w:r>
              <w:rPr>
                <w:lang w:eastAsia="zh-CN"/>
              </w:rPr>
              <w:t>3</w:t>
            </w:r>
          </w:p>
        </w:tc>
        <w:tc>
          <w:tcPr>
            <w:tcW w:w="1584" w:type="dxa"/>
          </w:tcPr>
          <w:p>
            <w:pPr>
              <w:ind w:firstLine="0"/>
              <w:jc w:val="left"/>
              <w:rPr>
                <w:lang w:eastAsia="zh-CN"/>
              </w:rPr>
            </w:pPr>
            <w:r>
              <w:rPr>
                <w:lang w:eastAsia="zh-CN"/>
              </w:rPr>
              <w:t>Cán bộ</w:t>
            </w:r>
          </w:p>
        </w:tc>
        <w:tc>
          <w:tcPr>
            <w:tcW w:w="1701" w:type="dxa"/>
          </w:tcPr>
          <w:p>
            <w:pPr>
              <w:ind w:firstLine="0"/>
              <w:jc w:val="left"/>
              <w:rPr>
                <w:lang w:eastAsia="zh-CN"/>
              </w:rPr>
            </w:pPr>
            <w:r>
              <w:rPr>
                <w:lang w:eastAsia="zh-CN"/>
              </w:rPr>
              <w:t>Người thực hiện chấm điểm sinh viên trong khuôn khổ lớp mà mình được phân công.</w:t>
            </w:r>
          </w:p>
        </w:tc>
        <w:tc>
          <w:tcPr>
            <w:tcW w:w="1701" w:type="dxa"/>
          </w:tcPr>
          <w:p>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pPr>
              <w:ind w:firstLine="0"/>
              <w:jc w:val="left"/>
              <w:rPr>
                <w:lang w:eastAsia="zh-CN"/>
              </w:rPr>
            </w:pPr>
            <w:r>
              <w:rPr>
                <w:lang w:eastAsia="zh-CN"/>
              </w:rPr>
              <w:t>Vai trò: Cố vấn lớp học các học viên.</w:t>
            </w:r>
          </w:p>
          <w:p>
            <w:pPr>
              <w:ind w:firstLine="0"/>
              <w:jc w:val="left"/>
              <w:rPr>
                <w:lang w:eastAsia="zh-CN"/>
              </w:rPr>
            </w:pPr>
            <w:r>
              <w:rPr>
                <w:lang w:eastAsia="zh-CN"/>
              </w:rPr>
              <w:t>Mức độ: Quan trọng</w:t>
            </w:r>
          </w:p>
        </w:tc>
        <w:tc>
          <w:tcPr>
            <w:tcW w:w="1441" w:type="dxa"/>
          </w:tcPr>
          <w:p>
            <w:pPr>
              <w:ind w:firstLine="0"/>
              <w:jc w:val="left"/>
              <w:rPr>
                <w:lang w:eastAsia="zh-CN"/>
              </w:rPr>
            </w:pPr>
            <w:r>
              <w:rPr>
                <w:lang w:eastAsia="zh-CN"/>
              </w:rPr>
              <w:t>Có kiến thức tin học tốt.</w:t>
            </w:r>
          </w:p>
          <w:p>
            <w:pPr>
              <w:ind w:firstLine="0"/>
              <w:jc w:val="left"/>
              <w:rPr>
                <w:lang w:eastAsia="zh-CN"/>
              </w:rPr>
            </w:pPr>
            <w:r>
              <w:rPr>
                <w:lang w:eastAsia="zh-CN"/>
              </w:rPr>
              <w:t>Có hiểu biết về quy trình thi đua rèn luyện tại CUSC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9" w:type="dxa"/>
          </w:tcPr>
          <w:p>
            <w:pPr>
              <w:ind w:firstLine="0"/>
              <w:jc w:val="left"/>
              <w:rPr>
                <w:lang w:eastAsia="zh-CN"/>
              </w:rPr>
            </w:pPr>
            <w:r>
              <w:rPr>
                <w:lang w:eastAsia="zh-CN"/>
              </w:rPr>
              <w:t>4</w:t>
            </w:r>
          </w:p>
        </w:tc>
        <w:tc>
          <w:tcPr>
            <w:tcW w:w="1584" w:type="dxa"/>
          </w:tcPr>
          <w:p>
            <w:pPr>
              <w:ind w:firstLine="0"/>
              <w:jc w:val="left"/>
              <w:rPr>
                <w:lang w:eastAsia="zh-CN"/>
              </w:rPr>
            </w:pPr>
            <w:r>
              <w:rPr>
                <w:lang w:eastAsia="zh-CN"/>
              </w:rPr>
              <w:t>Học viên</w:t>
            </w:r>
          </w:p>
        </w:tc>
        <w:tc>
          <w:tcPr>
            <w:tcW w:w="1701" w:type="dxa"/>
          </w:tcPr>
          <w:p>
            <w:pPr>
              <w:ind w:firstLine="0"/>
              <w:jc w:val="left"/>
              <w:rPr>
                <w:lang w:eastAsia="zh-CN"/>
              </w:rPr>
            </w:pPr>
            <w:r>
              <w:rPr>
                <w:lang w:eastAsia="zh-CN"/>
              </w:rPr>
              <w:t>Người chịu tác động chính từ hệ thống, tham gia đăng ký và rèn luyện từ hệ thống</w:t>
            </w:r>
          </w:p>
        </w:tc>
        <w:tc>
          <w:tcPr>
            <w:tcW w:w="1701" w:type="dxa"/>
          </w:tcPr>
          <w:p>
            <w:pPr>
              <w:ind w:firstLine="0"/>
              <w:jc w:val="left"/>
              <w:rPr>
                <w:lang w:eastAsia="zh-CN"/>
              </w:rPr>
            </w:pPr>
            <w:r>
              <w:rPr>
                <w:lang w:eastAsia="zh-CN"/>
              </w:rPr>
              <w:t>Có thể đăng ký thi đua, thay đổi thông tin cá nhân, theo dõi thi đua của mình.</w:t>
            </w:r>
          </w:p>
        </w:tc>
        <w:tc>
          <w:tcPr>
            <w:tcW w:w="1672" w:type="dxa"/>
          </w:tcPr>
          <w:p>
            <w:pPr>
              <w:ind w:firstLine="0"/>
              <w:jc w:val="left"/>
              <w:rPr>
                <w:lang w:eastAsia="zh-CN"/>
              </w:rPr>
            </w:pPr>
            <w:r>
              <w:rPr>
                <w:lang w:eastAsia="zh-CN"/>
              </w:rPr>
              <w:t>Vai trò: Học viên CUSC.</w:t>
            </w:r>
          </w:p>
          <w:p>
            <w:pPr>
              <w:ind w:firstLine="0"/>
              <w:jc w:val="left"/>
              <w:rPr>
                <w:lang w:eastAsia="zh-CN"/>
              </w:rPr>
            </w:pPr>
            <w:r>
              <w:rPr>
                <w:lang w:eastAsia="zh-CN"/>
              </w:rPr>
              <w:t>Mức độ: Quan trọng</w:t>
            </w:r>
          </w:p>
        </w:tc>
        <w:tc>
          <w:tcPr>
            <w:tcW w:w="1441" w:type="dxa"/>
          </w:tcPr>
          <w:p>
            <w:pPr>
              <w:ind w:firstLine="0"/>
              <w:jc w:val="left"/>
              <w:rPr>
                <w:lang w:eastAsia="zh-CN"/>
              </w:rPr>
            </w:pPr>
            <w:r>
              <w:rPr>
                <w:lang w:eastAsia="zh-CN"/>
              </w:rPr>
              <w:t>Có kiến thức tin học căn bảng.</w:t>
            </w:r>
          </w:p>
          <w:p>
            <w:pPr>
              <w:ind w:firstLine="0"/>
              <w:jc w:val="left"/>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8" w:type="dxa"/>
            <w:gridSpan w:val="6"/>
          </w:tcPr>
          <w:p>
            <w:pPr>
              <w:ind w:firstLine="0"/>
              <w:jc w:val="left"/>
              <w:rPr>
                <w:lang w:eastAsia="zh-CN"/>
              </w:rPr>
            </w:pPr>
            <w:r>
              <w:rPr>
                <w:b/>
                <w:i/>
                <w:szCs w:val="24"/>
              </w:rPr>
              <w:t>Chú ý: Đây chỉ là phân quyên sử  dựng cơ bản, các tài khoản có thể các chức năng khác nhau tuy thuộc vào sự phân quyền của quản trị viên.</w:t>
            </w:r>
          </w:p>
        </w:tc>
      </w:tr>
    </w:tbl>
    <w:p>
      <w:pPr>
        <w:pStyle w:val="4"/>
      </w:pPr>
      <w:bookmarkStart w:id="62" w:name="_Toc531547432"/>
      <w:r>
        <w:t>Môi trường vận hành</w:t>
      </w:r>
      <w:bookmarkEnd w:id="62"/>
    </w:p>
    <w:p>
      <w:r>
        <w:t>Về mặt phần cứng:</w:t>
      </w:r>
    </w:p>
    <w:tbl>
      <w:tblPr>
        <w:tblStyle w:val="29"/>
        <w:tblW w:w="9287"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7"/>
        <w:gridCol w:w="3574"/>
        <w:gridCol w:w="3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7" w:type="dxa"/>
            <w:shd w:val="clear" w:color="auto" w:fill="E0E0E0"/>
            <w:vAlign w:val="center"/>
          </w:tcPr>
          <w:p>
            <w:pPr>
              <w:spacing w:line="240" w:lineRule="auto"/>
              <w:ind w:firstLine="0"/>
              <w:jc w:val="center"/>
              <w:rPr>
                <w:sz w:val="22"/>
              </w:rPr>
            </w:pPr>
            <w:r>
              <w:rPr>
                <w:b/>
                <w:bCs/>
                <w:sz w:val="22"/>
              </w:rPr>
              <w:t>Yêu cầu cấu hình</w:t>
            </w:r>
          </w:p>
        </w:tc>
        <w:tc>
          <w:tcPr>
            <w:tcW w:w="3574" w:type="dxa"/>
            <w:shd w:val="clear" w:color="auto" w:fill="E0E0E0"/>
            <w:vAlign w:val="center"/>
          </w:tcPr>
          <w:p>
            <w:pPr>
              <w:spacing w:before="60" w:after="60"/>
              <w:ind w:firstLine="0"/>
              <w:jc w:val="center"/>
              <w:rPr>
                <w:sz w:val="22"/>
              </w:rPr>
            </w:pPr>
            <w:r>
              <w:rPr>
                <w:b/>
                <w:bCs/>
                <w:sz w:val="22"/>
              </w:rPr>
              <w:t>Cấu hình tối thiểu</w:t>
            </w:r>
          </w:p>
        </w:tc>
        <w:tc>
          <w:tcPr>
            <w:tcW w:w="3806" w:type="dxa"/>
            <w:shd w:val="clear" w:color="auto" w:fill="E0E0E0"/>
            <w:vAlign w:val="center"/>
          </w:tcPr>
          <w:p>
            <w:pPr>
              <w:spacing w:before="60" w:after="60"/>
              <w:ind w:firstLine="0"/>
              <w:jc w:val="center"/>
              <w:rPr>
                <w:sz w:val="22"/>
              </w:rPr>
            </w:pPr>
            <w:r>
              <w:rPr>
                <w:b/>
                <w:bCs/>
                <w:sz w:val="22"/>
              </w:rPr>
              <w:t>Cấu hình đề nghị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87" w:type="dxa"/>
            <w:gridSpan w:val="3"/>
            <w:shd w:val="clear" w:color="auto" w:fill="E0E0E0"/>
            <w:vAlign w:val="center"/>
          </w:tcPr>
          <w:p>
            <w:pPr>
              <w:spacing w:before="60" w:after="60"/>
              <w:ind w:firstLine="0"/>
              <w:jc w:val="center"/>
              <w:rPr>
                <w:b/>
                <w:bCs/>
                <w:sz w:val="22"/>
              </w:rPr>
            </w:pPr>
            <w:r>
              <w:rPr>
                <w:b/>
                <w:bCs/>
                <w:sz w:val="22"/>
              </w:rPr>
              <w:t>Với thiết bị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7" w:type="dxa"/>
            <w:shd w:val="clear" w:color="auto" w:fill="auto"/>
            <w:vAlign w:val="center"/>
          </w:tcPr>
          <w:p>
            <w:pPr>
              <w:spacing w:before="60" w:after="60"/>
              <w:ind w:firstLine="0"/>
              <w:jc w:val="center"/>
              <w:rPr>
                <w:sz w:val="22"/>
              </w:rPr>
            </w:pPr>
            <w:r>
              <w:rPr>
                <w:sz w:val="22"/>
              </w:rPr>
              <w:t>CPU</w:t>
            </w:r>
          </w:p>
        </w:tc>
        <w:tc>
          <w:tcPr>
            <w:tcW w:w="3574" w:type="dxa"/>
            <w:shd w:val="clear" w:color="auto" w:fill="auto"/>
            <w:vAlign w:val="center"/>
          </w:tcPr>
          <w:p>
            <w:pPr>
              <w:pStyle w:val="17"/>
              <w:spacing w:before="0" w:after="0"/>
              <w:jc w:val="center"/>
              <w:textAlignment w:val="baseline"/>
              <w:rPr>
                <w:sz w:val="22"/>
              </w:rPr>
            </w:pPr>
            <w:r>
              <w:rPr>
                <w:sz w:val="22"/>
                <w:szCs w:val="20"/>
              </w:rPr>
              <w:t>- Intel(R) Core(TM) 2 CPU E4600 @ 2.40GHz hoặc cao hơn.</w:t>
            </w:r>
          </w:p>
          <w:p>
            <w:pPr>
              <w:pStyle w:val="17"/>
              <w:spacing w:before="0" w:after="0"/>
              <w:jc w:val="center"/>
              <w:textAlignment w:val="baseline"/>
              <w:rPr>
                <w:sz w:val="22"/>
              </w:rPr>
            </w:pPr>
            <w:r>
              <w:rPr>
                <w:sz w:val="22"/>
                <w:szCs w:val="20"/>
              </w:rPr>
              <w:t>- Pentium(R) Dual-Core CPU E2210 @ 2.20 GHz hoặc cao hơn.</w:t>
            </w:r>
          </w:p>
        </w:tc>
        <w:tc>
          <w:tcPr>
            <w:tcW w:w="3806" w:type="dxa"/>
            <w:shd w:val="clear" w:color="auto" w:fill="auto"/>
            <w:vAlign w:val="center"/>
          </w:tcPr>
          <w:p>
            <w:pPr>
              <w:pStyle w:val="17"/>
              <w:spacing w:before="0" w:after="0"/>
              <w:jc w:val="center"/>
              <w:textAlignment w:val="baseline"/>
              <w:rPr>
                <w:sz w:val="22"/>
              </w:rPr>
            </w:pPr>
            <w:r>
              <w:rPr>
                <w:sz w:val="22"/>
                <w:szCs w:val="20"/>
              </w:rPr>
              <w:t>- Intel(R) Core(TM) i3-2100 CPU @ 3.10 GHz hoặc cao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7" w:type="dxa"/>
            <w:shd w:val="clear" w:color="auto" w:fill="auto"/>
            <w:vAlign w:val="center"/>
          </w:tcPr>
          <w:p>
            <w:pPr>
              <w:spacing w:before="60" w:after="60"/>
              <w:ind w:firstLine="0"/>
              <w:jc w:val="center"/>
              <w:rPr>
                <w:sz w:val="22"/>
              </w:rPr>
            </w:pPr>
            <w:r>
              <w:rPr>
                <w:sz w:val="22"/>
              </w:rPr>
              <w:t>RAM</w:t>
            </w:r>
          </w:p>
        </w:tc>
        <w:tc>
          <w:tcPr>
            <w:tcW w:w="3574" w:type="dxa"/>
            <w:shd w:val="clear" w:color="auto" w:fill="auto"/>
            <w:vAlign w:val="center"/>
          </w:tcPr>
          <w:p>
            <w:pPr>
              <w:spacing w:before="60" w:after="60"/>
              <w:jc w:val="center"/>
              <w:rPr>
                <w:sz w:val="22"/>
              </w:rPr>
            </w:pPr>
            <w:r>
              <w:rPr>
                <w:sz w:val="22"/>
              </w:rPr>
              <w:t>1 GB.</w:t>
            </w:r>
          </w:p>
        </w:tc>
        <w:tc>
          <w:tcPr>
            <w:tcW w:w="3806" w:type="dxa"/>
            <w:shd w:val="clear" w:color="auto" w:fill="auto"/>
            <w:vAlign w:val="center"/>
          </w:tcPr>
          <w:p>
            <w:pPr>
              <w:spacing w:before="60" w:after="60"/>
              <w:jc w:val="center"/>
              <w:rPr>
                <w:sz w:val="22"/>
              </w:rPr>
            </w:pPr>
            <w:r>
              <w:rPr>
                <w:sz w:val="22"/>
              </w:rPr>
              <w:t>2 GB trở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7" w:type="dxa"/>
            <w:shd w:val="clear" w:color="auto" w:fill="auto"/>
            <w:vAlign w:val="center"/>
          </w:tcPr>
          <w:p>
            <w:pPr>
              <w:spacing w:before="60" w:after="60"/>
              <w:ind w:firstLine="0"/>
              <w:jc w:val="center"/>
              <w:rPr>
                <w:sz w:val="22"/>
              </w:rPr>
            </w:pPr>
            <w:r>
              <w:rPr>
                <w:sz w:val="22"/>
              </w:rPr>
              <w:t>Card màn hình</w:t>
            </w:r>
          </w:p>
        </w:tc>
        <w:tc>
          <w:tcPr>
            <w:tcW w:w="3574" w:type="dxa"/>
            <w:shd w:val="clear" w:color="auto" w:fill="auto"/>
            <w:vAlign w:val="center"/>
          </w:tcPr>
          <w:p>
            <w:pPr>
              <w:spacing w:before="60" w:after="60"/>
              <w:jc w:val="center"/>
              <w:rPr>
                <w:sz w:val="22"/>
              </w:rPr>
            </w:pPr>
            <w:r>
              <w:rPr>
                <w:sz w:val="22"/>
              </w:rPr>
              <w:t>Không yêu cầu</w:t>
            </w:r>
          </w:p>
        </w:tc>
        <w:tc>
          <w:tcPr>
            <w:tcW w:w="3806" w:type="dxa"/>
            <w:shd w:val="clear" w:color="auto" w:fill="auto"/>
            <w:vAlign w:val="center"/>
          </w:tcPr>
          <w:p>
            <w:pPr>
              <w:spacing w:before="60" w:after="60"/>
              <w:jc w:val="center"/>
              <w:rPr>
                <w:sz w:val="22"/>
              </w:rPr>
            </w:pPr>
            <w:r>
              <w:rPr>
                <w:sz w:val="22"/>
              </w:rPr>
              <w:t>512 Mb trở lên.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07" w:type="dxa"/>
            <w:shd w:val="clear" w:color="auto" w:fill="auto"/>
            <w:vAlign w:val="center"/>
          </w:tcPr>
          <w:p>
            <w:pPr>
              <w:spacing w:before="60" w:after="60"/>
              <w:ind w:firstLine="0"/>
              <w:jc w:val="center"/>
              <w:rPr>
                <w:sz w:val="22"/>
              </w:rPr>
            </w:pPr>
            <w:r>
              <w:rPr>
                <w:sz w:val="22"/>
              </w:rPr>
              <w:t>Dung lượng trống ổ cứng</w:t>
            </w:r>
          </w:p>
        </w:tc>
        <w:tc>
          <w:tcPr>
            <w:tcW w:w="3574" w:type="dxa"/>
            <w:shd w:val="clear" w:color="auto" w:fill="auto"/>
            <w:vAlign w:val="center"/>
          </w:tcPr>
          <w:p>
            <w:pPr>
              <w:spacing w:before="60" w:after="60"/>
              <w:jc w:val="center"/>
              <w:rPr>
                <w:sz w:val="22"/>
              </w:rPr>
            </w:pPr>
            <w:r>
              <w:rPr>
                <w:sz w:val="22"/>
              </w:rPr>
              <w:t>còn trống ít nhất 0.5GB.</w:t>
            </w:r>
          </w:p>
        </w:tc>
        <w:tc>
          <w:tcPr>
            <w:tcW w:w="3806" w:type="dxa"/>
            <w:shd w:val="clear" w:color="auto" w:fill="auto"/>
            <w:vAlign w:val="center"/>
          </w:tcPr>
          <w:p>
            <w:pPr>
              <w:spacing w:before="60" w:after="60"/>
              <w:jc w:val="center"/>
              <w:rPr>
                <w:sz w:val="22"/>
              </w:rPr>
            </w:pPr>
            <w:r>
              <w:rPr>
                <w:sz w:val="22"/>
              </w:rPr>
              <w:t>còn trống ít nhất 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1907" w:type="dxa"/>
            <w:shd w:val="clear" w:color="auto" w:fill="E0E0E0"/>
            <w:vAlign w:val="center"/>
          </w:tcPr>
          <w:p>
            <w:pPr>
              <w:snapToGrid w:val="0"/>
              <w:spacing w:before="60" w:after="60"/>
              <w:jc w:val="center"/>
              <w:rPr>
                <w:b/>
                <w:bCs/>
                <w:sz w:val="22"/>
              </w:rPr>
            </w:pPr>
          </w:p>
        </w:tc>
        <w:tc>
          <w:tcPr>
            <w:tcW w:w="3574" w:type="dxa"/>
            <w:shd w:val="clear" w:color="auto" w:fill="E0E0E0"/>
            <w:vAlign w:val="center"/>
          </w:tcPr>
          <w:p>
            <w:pPr>
              <w:snapToGrid w:val="0"/>
              <w:spacing w:before="60" w:after="60"/>
              <w:jc w:val="center"/>
              <w:rPr>
                <w:b/>
                <w:bCs/>
                <w:sz w:val="22"/>
              </w:rPr>
            </w:pPr>
          </w:p>
        </w:tc>
        <w:tc>
          <w:tcPr>
            <w:tcW w:w="3806" w:type="dxa"/>
            <w:shd w:val="clear" w:color="auto" w:fill="E0E0E0"/>
            <w:vAlign w:val="center"/>
          </w:tcPr>
          <w:p>
            <w:pPr>
              <w:snapToGrid w:val="0"/>
              <w:spacing w:before="60" w:after="60"/>
              <w:jc w:val="center"/>
              <w:rPr>
                <w:b/>
                <w:bCs/>
                <w:sz w:val="22"/>
              </w:rPr>
            </w:pPr>
          </w:p>
        </w:tc>
      </w:tr>
    </w:tbl>
    <w:p/>
    <w:p>
      <w:r>
        <w:t>Về phần mềm:</w:t>
      </w:r>
    </w:p>
    <w:tbl>
      <w:tblPr>
        <w:tblStyle w:val="29"/>
        <w:tblW w:w="9283"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9"/>
        <w:gridCol w:w="3762"/>
        <w:gridCol w:w="3792"/>
        <w:gridCol w:w="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1719" w:type="dxa"/>
            <w:shd w:val="clear" w:color="auto" w:fill="E0E0E0"/>
            <w:vAlign w:val="center"/>
          </w:tcPr>
          <w:p>
            <w:pPr>
              <w:spacing w:line="240" w:lineRule="auto"/>
              <w:ind w:firstLine="0"/>
              <w:jc w:val="center"/>
              <w:rPr>
                <w:sz w:val="22"/>
              </w:rPr>
            </w:pPr>
            <w:r>
              <w:rPr>
                <w:b/>
                <w:bCs/>
                <w:sz w:val="22"/>
              </w:rPr>
              <w:t>Yêu cầu</w:t>
            </w:r>
          </w:p>
        </w:tc>
        <w:tc>
          <w:tcPr>
            <w:tcW w:w="3762" w:type="dxa"/>
            <w:shd w:val="clear" w:color="auto" w:fill="E0E0E0"/>
            <w:vAlign w:val="center"/>
          </w:tcPr>
          <w:p>
            <w:pPr>
              <w:spacing w:before="60" w:after="60"/>
              <w:ind w:firstLine="0"/>
              <w:jc w:val="center"/>
              <w:rPr>
                <w:sz w:val="22"/>
              </w:rPr>
            </w:pPr>
            <w:r>
              <w:rPr>
                <w:b/>
                <w:bCs/>
                <w:sz w:val="22"/>
              </w:rPr>
              <w:t>Yêu cầu tối thiểu</w:t>
            </w:r>
          </w:p>
        </w:tc>
        <w:tc>
          <w:tcPr>
            <w:tcW w:w="3792" w:type="dxa"/>
            <w:shd w:val="clear" w:color="auto" w:fill="E0E0E0"/>
            <w:vAlign w:val="center"/>
          </w:tcPr>
          <w:p>
            <w:pPr>
              <w:spacing w:before="60" w:after="60"/>
              <w:ind w:hanging="35"/>
              <w:jc w:val="center"/>
              <w:rPr>
                <w:sz w:val="22"/>
              </w:rPr>
            </w:pPr>
            <w:r>
              <w:rPr>
                <w:b/>
                <w:bCs/>
                <w:sz w:val="22"/>
              </w:rPr>
              <w:t>Phiên bản đề nghị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Pr>
        <w:tc>
          <w:tcPr>
            <w:tcW w:w="9273" w:type="dxa"/>
            <w:gridSpan w:val="3"/>
            <w:shd w:val="clear" w:color="auto" w:fill="E0E0E0"/>
            <w:vAlign w:val="center"/>
          </w:tcPr>
          <w:p>
            <w:pPr>
              <w:spacing w:before="60" w:after="60"/>
              <w:ind w:firstLine="0"/>
              <w:jc w:val="center"/>
              <w:rPr>
                <w:b/>
                <w:bCs/>
                <w:sz w:val="22"/>
              </w:rPr>
            </w:pPr>
            <w:r>
              <w:rPr>
                <w:b/>
                <w:bCs/>
                <w:sz w:val="22"/>
              </w:rPr>
              <w:t>Với thiết bị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Adobe Flash Player</w:t>
            </w:r>
          </w:p>
        </w:tc>
        <w:tc>
          <w:tcPr>
            <w:tcW w:w="3762" w:type="dxa"/>
            <w:shd w:val="clear" w:color="auto" w:fill="auto"/>
            <w:vAlign w:val="center"/>
          </w:tcPr>
          <w:p>
            <w:pPr>
              <w:pStyle w:val="17"/>
              <w:spacing w:before="0" w:after="0"/>
              <w:jc w:val="center"/>
              <w:textAlignment w:val="baseline"/>
              <w:rPr>
                <w:sz w:val="22"/>
              </w:rPr>
            </w:pPr>
            <w:r>
              <w:rPr>
                <w:sz w:val="22"/>
                <w:szCs w:val="20"/>
              </w:rPr>
              <w:t>Phiên bản 2010 trở lại đây</w:t>
            </w:r>
          </w:p>
        </w:tc>
        <w:tc>
          <w:tcPr>
            <w:tcW w:w="3802" w:type="dxa"/>
            <w:gridSpan w:val="2"/>
            <w:shd w:val="clear" w:color="auto" w:fill="auto"/>
            <w:vAlign w:val="center"/>
          </w:tcPr>
          <w:p>
            <w:pPr>
              <w:pStyle w:val="17"/>
              <w:spacing w:before="0" w:after="0"/>
              <w:jc w:val="center"/>
              <w:textAlignment w:val="baseline"/>
              <w:rPr>
                <w:sz w:val="22"/>
              </w:rPr>
            </w:pPr>
            <w:r>
              <w:rPr>
                <w:sz w:val="22"/>
                <w:szCs w:val="20"/>
              </w:rPr>
              <w:t>Phiên bản mới nhất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Trình duyệt</w:t>
            </w:r>
          </w:p>
        </w:tc>
        <w:tc>
          <w:tcPr>
            <w:tcW w:w="3762" w:type="dxa"/>
            <w:shd w:val="clear" w:color="auto" w:fill="auto"/>
            <w:vAlign w:val="center"/>
          </w:tcPr>
          <w:p>
            <w:pPr>
              <w:spacing w:before="60" w:after="60"/>
              <w:jc w:val="center"/>
              <w:rPr>
                <w:sz w:val="22"/>
              </w:rPr>
            </w:pPr>
            <w:r>
              <w:rPr>
                <w:sz w:val="22"/>
              </w:rPr>
              <w:t>Phiên bản mọi trình duyệt từ 2010</w:t>
            </w:r>
          </w:p>
        </w:tc>
        <w:tc>
          <w:tcPr>
            <w:tcW w:w="3802" w:type="dxa"/>
            <w:gridSpan w:val="2"/>
            <w:shd w:val="clear" w:color="auto" w:fill="auto"/>
            <w:vAlign w:val="center"/>
          </w:tcPr>
          <w:p>
            <w:pPr>
              <w:spacing w:before="60" w:after="60"/>
              <w:jc w:val="center"/>
              <w:rPr>
                <w:sz w:val="22"/>
              </w:rPr>
            </w:pPr>
            <w:r>
              <w:rPr>
                <w:sz w:val="22"/>
              </w:rPr>
              <w:t>Opera, Mozilla Firefox, Chrome, CocCoc, Yandex, Microsoft Edge, Safari</w:t>
            </w:r>
          </w:p>
          <w:p>
            <w:pPr>
              <w:spacing w:before="60" w:after="60"/>
              <w:jc w:val="center"/>
              <w:rPr>
                <w:sz w:val="22"/>
              </w:rPr>
            </w:pPr>
            <w:r>
              <w:rPr>
                <w:sz w:val="22"/>
              </w:rPr>
              <w:t xml:space="preserve"> (Các phiên bản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Hệ điều hành</w:t>
            </w:r>
          </w:p>
        </w:tc>
        <w:tc>
          <w:tcPr>
            <w:tcW w:w="3762" w:type="dxa"/>
            <w:shd w:val="clear" w:color="auto" w:fill="auto"/>
            <w:vAlign w:val="center"/>
          </w:tcPr>
          <w:p>
            <w:pPr>
              <w:spacing w:before="60" w:after="60"/>
              <w:jc w:val="center"/>
              <w:rPr>
                <w:sz w:val="22"/>
              </w:rPr>
            </w:pPr>
            <w:r>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pPr>
              <w:spacing w:before="60" w:after="60"/>
              <w:jc w:val="center"/>
              <w:rPr>
                <w:sz w:val="22"/>
              </w:rPr>
            </w:pPr>
            <w:r>
              <w:rPr>
                <w:sz w:val="22"/>
              </w:rPr>
              <w:t>Windows 7 (64/32 bit)/ Windows 8 (64/32 bit)/ Windows 10/Ubuntu 14.04/Ubuntu 16.04, Mac OSX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0" w:type="dxa"/>
          <w:trHeight w:val="70" w:hRule="atLeast"/>
        </w:trPr>
        <w:tc>
          <w:tcPr>
            <w:tcW w:w="1719" w:type="dxa"/>
            <w:shd w:val="clear" w:color="auto" w:fill="E0E0E0"/>
            <w:vAlign w:val="center"/>
          </w:tcPr>
          <w:p>
            <w:pPr>
              <w:snapToGrid w:val="0"/>
              <w:spacing w:before="60" w:after="60"/>
              <w:jc w:val="center"/>
              <w:rPr>
                <w:b/>
                <w:bCs/>
                <w:sz w:val="22"/>
              </w:rPr>
            </w:pPr>
          </w:p>
        </w:tc>
        <w:tc>
          <w:tcPr>
            <w:tcW w:w="3762" w:type="dxa"/>
            <w:shd w:val="clear" w:color="auto" w:fill="E0E0E0"/>
            <w:vAlign w:val="center"/>
          </w:tcPr>
          <w:p>
            <w:pPr>
              <w:snapToGrid w:val="0"/>
              <w:spacing w:before="60" w:after="60"/>
              <w:jc w:val="center"/>
              <w:rPr>
                <w:b/>
                <w:bCs/>
                <w:sz w:val="22"/>
              </w:rPr>
            </w:pPr>
          </w:p>
        </w:tc>
        <w:tc>
          <w:tcPr>
            <w:tcW w:w="3792" w:type="dxa"/>
            <w:shd w:val="clear" w:color="auto" w:fill="E0E0E0"/>
            <w:vAlign w:val="center"/>
          </w:tcPr>
          <w:p>
            <w:pPr>
              <w:snapToGrid w:val="0"/>
              <w:spacing w:before="60" w:after="60"/>
              <w:jc w:val="center"/>
              <w:rPr>
                <w:b/>
                <w:bCs/>
                <w:sz w:val="22"/>
              </w:rPr>
            </w:pPr>
          </w:p>
        </w:tc>
      </w:tr>
    </w:tbl>
    <w:p/>
    <w:p>
      <w:pPr>
        <w:pStyle w:val="4"/>
      </w:pPr>
      <w:bookmarkStart w:id="63" w:name="_Toc531547433"/>
      <w:r>
        <w:t>Các ràng buộc về thực thi và thiết kế</w:t>
      </w:r>
      <w:bookmarkEnd w:id="63"/>
    </w:p>
    <w:p>
      <w:pPr>
        <w:pStyle w:val="47"/>
        <w:numPr>
          <w:ilvl w:val="0"/>
          <w:numId w:val="15"/>
        </w:numPr>
        <w:spacing w:line="288" w:lineRule="auto"/>
        <w:rPr>
          <w:rFonts w:ascii="Times New Roman" w:hAnsi="Times New Roman"/>
          <w:i w:val="0"/>
          <w:sz w:val="26"/>
          <w:szCs w:val="26"/>
        </w:rPr>
      </w:pPr>
      <w:r>
        <w:rPr>
          <w:rFonts w:ascii="Times New Roman" w:hAnsi="Times New Roman"/>
          <w:i w:val="0"/>
          <w:sz w:val="26"/>
          <w:szCs w:val="26"/>
        </w:rPr>
        <w:t>Các ràng buộc thực hiện:</w:t>
      </w:r>
    </w:p>
    <w:p>
      <w:pPr>
        <w:pStyle w:val="47"/>
        <w:numPr>
          <w:ilvl w:val="0"/>
          <w:numId w:val="16"/>
        </w:numPr>
        <w:spacing w:line="288" w:lineRule="auto"/>
        <w:ind w:left="1080"/>
        <w:rPr>
          <w:rFonts w:ascii="Times New Roman" w:hAnsi="Times New Roman"/>
          <w:i w:val="0"/>
          <w:sz w:val="26"/>
          <w:szCs w:val="26"/>
        </w:rPr>
      </w:pPr>
      <w:r>
        <w:rPr>
          <w:rFonts w:ascii="Times New Roman" w:hAnsi="Times New Roman"/>
          <w:i w:val="0"/>
          <w:sz w:val="26"/>
          <w:szCs w:val="26"/>
        </w:rPr>
        <w:t>Giao diện dễ sử dụng với người dùng, tất cả các chức năng dễ nhìn, dễ thực hiện.</w:t>
      </w:r>
    </w:p>
    <w:p>
      <w:pPr>
        <w:pStyle w:val="47"/>
        <w:numPr>
          <w:ilvl w:val="0"/>
          <w:numId w:val="16"/>
        </w:numPr>
        <w:spacing w:line="288" w:lineRule="auto"/>
        <w:ind w:left="1080"/>
        <w:rPr>
          <w:rFonts w:ascii="Times New Roman" w:hAnsi="Times New Roman"/>
          <w:i w:val="0"/>
          <w:sz w:val="26"/>
          <w:szCs w:val="26"/>
        </w:rPr>
      </w:pPr>
      <w:r>
        <w:rPr>
          <w:rFonts w:ascii="Times New Roman" w:hAnsi="Times New Roman"/>
          <w:i w:val="0"/>
          <w:sz w:val="26"/>
          <w:szCs w:val="26"/>
        </w:rPr>
        <w:t>Thiết bị muốn sử dụng phần mềm phải kết nối với Internet đến trang web của ứng dụng bằng một trình duyệt web.</w:t>
      </w:r>
    </w:p>
    <w:p>
      <w:pPr>
        <w:pStyle w:val="47"/>
        <w:numPr>
          <w:ilvl w:val="0"/>
          <w:numId w:val="16"/>
        </w:numPr>
        <w:spacing w:line="288" w:lineRule="auto"/>
        <w:ind w:left="1080"/>
        <w:rPr>
          <w:rFonts w:ascii="Times New Roman" w:hAnsi="Times New Roman"/>
          <w:i w:val="0"/>
          <w:sz w:val="26"/>
          <w:szCs w:val="26"/>
        </w:rPr>
      </w:pPr>
      <w:r>
        <w:rPr>
          <w:rFonts w:ascii="Times New Roman" w:hAnsi="Times New Roman"/>
          <w:i w:val="0"/>
          <w:sz w:val="26"/>
          <w:szCs w:val="26"/>
        </w:rPr>
        <w:t>Người dùng muốn dùng sản phẩm phải được cấp tài khoản và mật khẩu mặt định để đăng nhập.</w:t>
      </w:r>
    </w:p>
    <w:p>
      <w:pPr>
        <w:pStyle w:val="47"/>
        <w:numPr>
          <w:ilvl w:val="0"/>
          <w:numId w:val="15"/>
        </w:numPr>
        <w:spacing w:line="288" w:lineRule="auto"/>
        <w:rPr>
          <w:rFonts w:ascii="Times New Roman" w:hAnsi="Times New Roman"/>
          <w:i w:val="0"/>
          <w:sz w:val="26"/>
          <w:szCs w:val="26"/>
        </w:rPr>
      </w:pPr>
      <w:r>
        <w:rPr>
          <w:rFonts w:ascii="Times New Roman" w:hAnsi="Times New Roman"/>
          <w:i w:val="0"/>
          <w:sz w:val="26"/>
          <w:szCs w:val="26"/>
        </w:rPr>
        <w:t>Ràng buộc về thiết kế</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Ngôn ngữ lập trình: Lập trình web với:</w:t>
      </w:r>
    </w:p>
    <w:p>
      <w:pPr>
        <w:pStyle w:val="47"/>
        <w:numPr>
          <w:ilvl w:val="1"/>
          <w:numId w:val="17"/>
        </w:numPr>
        <w:spacing w:line="288" w:lineRule="auto"/>
        <w:rPr>
          <w:rFonts w:ascii="Times New Roman" w:hAnsi="Times New Roman"/>
          <w:i w:val="0"/>
          <w:sz w:val="26"/>
          <w:szCs w:val="26"/>
        </w:rPr>
      </w:pPr>
      <w:r>
        <w:rPr>
          <w:rFonts w:ascii="Times New Roman" w:hAnsi="Times New Roman"/>
          <w:i w:val="0"/>
          <w:sz w:val="26"/>
          <w:szCs w:val="26"/>
        </w:rPr>
        <w:t>Front-end: HTML/CSS + Bootstrap, JS (Ajax, jQuery, JSON)</w:t>
      </w:r>
    </w:p>
    <w:p>
      <w:pPr>
        <w:pStyle w:val="47"/>
        <w:numPr>
          <w:ilvl w:val="1"/>
          <w:numId w:val="17"/>
        </w:numPr>
        <w:spacing w:line="288" w:lineRule="auto"/>
        <w:rPr>
          <w:rFonts w:ascii="Times New Roman" w:hAnsi="Times New Roman"/>
          <w:i w:val="0"/>
          <w:sz w:val="26"/>
          <w:szCs w:val="26"/>
        </w:rPr>
      </w:pPr>
      <w:r>
        <w:rPr>
          <w:rFonts w:ascii="Times New Roman" w:hAnsi="Times New Roman"/>
          <w:i w:val="0"/>
          <w:sz w:val="26"/>
          <w:szCs w:val="26"/>
        </w:rPr>
        <w:t>Back-end: PHP (Laravel), Java Script</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Ngôn ngữ thiết kế Database: MySQL.</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Ngôn ngữ giao diện: Tiếng việt.</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IDE: Atom, Xampp, PhpStorm.</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Công cụ hỗ trợ vẽ biểu đồ: Start UML, Edraw Max</w:t>
      </w:r>
    </w:p>
    <w:p>
      <w:pPr>
        <w:pStyle w:val="47"/>
        <w:numPr>
          <w:ilvl w:val="0"/>
          <w:numId w:val="17"/>
        </w:numPr>
        <w:spacing w:line="288" w:lineRule="auto"/>
        <w:rPr>
          <w:rFonts w:ascii="Times New Roman" w:hAnsi="Times New Roman"/>
          <w:i w:val="0"/>
          <w:sz w:val="26"/>
          <w:szCs w:val="26"/>
        </w:rPr>
      </w:pPr>
      <w:r>
        <w:rPr>
          <w:rFonts w:ascii="Times New Roman" w:hAnsi="Times New Roman"/>
          <w:i w:val="0"/>
          <w:sz w:val="26"/>
          <w:szCs w:val="26"/>
        </w:rPr>
        <w:t>Xây dựng tài liệu và thuyết trình: Microsoft Ofice 2013.</w:t>
      </w:r>
    </w:p>
    <w:p>
      <w:pPr>
        <w:pStyle w:val="4"/>
      </w:pPr>
      <w:bookmarkStart w:id="64" w:name="_Toc531547434"/>
      <w:r>
        <w:t>Các giả định và phụ thuộc</w:t>
      </w:r>
      <w:bookmarkEnd w:id="64"/>
    </w:p>
    <w:p>
      <w:pPr>
        <w:pStyle w:val="41"/>
        <w:numPr>
          <w:ilvl w:val="0"/>
          <w:numId w:val="18"/>
        </w:numPr>
      </w:pPr>
      <w:r>
        <w:t>Hỏng cơ sở dữ liệu.</w:t>
      </w:r>
    </w:p>
    <w:p>
      <w:pPr>
        <w:pStyle w:val="41"/>
        <w:numPr>
          <w:ilvl w:val="0"/>
          <w:numId w:val="18"/>
        </w:numPr>
      </w:pPr>
      <w:r>
        <w:t>Phần cứng thiết bị hỏng đột ngột.</w:t>
      </w:r>
    </w:p>
    <w:p>
      <w:pPr>
        <w:pStyle w:val="41"/>
        <w:numPr>
          <w:ilvl w:val="0"/>
          <w:numId w:val="18"/>
        </w:numPr>
      </w:pPr>
      <w:r>
        <w:t>Nguồn điện không ổn định hoặc thiếu giải pháp cho nguồn điện dự phòng.</w:t>
      </w:r>
    </w:p>
    <w:p>
      <w:pPr>
        <w:pStyle w:val="41"/>
        <w:numPr>
          <w:ilvl w:val="0"/>
          <w:numId w:val="18"/>
        </w:numPr>
      </w:pPr>
      <w:r>
        <w:t>Đường truyền internet yếu, không ổn định.</w:t>
      </w:r>
    </w:p>
    <w:p>
      <w:pPr>
        <w:pStyle w:val="41"/>
        <w:numPr>
          <w:ilvl w:val="0"/>
          <w:numId w:val="18"/>
        </w:numPr>
      </w:pPr>
      <w:r>
        <w:t>Bàn giao sản phẩm không đúng thời gian.</w:t>
      </w:r>
    </w:p>
    <w:p>
      <w:pPr>
        <w:pStyle w:val="41"/>
        <w:numPr>
          <w:ilvl w:val="0"/>
          <w:numId w:val="18"/>
        </w:numPr>
        <w:rPr>
          <w:lang w:eastAsia="zh-CN"/>
        </w:rPr>
      </w:pPr>
      <w:r>
        <w:rPr>
          <w:lang w:eastAsia="zh-CN"/>
        </w:rPr>
        <w:t>Các dạng tấn công hệ thống.</w:t>
      </w:r>
    </w:p>
    <w:p>
      <w:pPr>
        <w:pStyle w:val="41"/>
        <w:numPr>
          <w:ilvl w:val="0"/>
          <w:numId w:val="18"/>
        </w:numPr>
      </w:pPr>
      <w:r>
        <w:t>Thay đổi đột ngột trong các tài liệu của dự án.</w:t>
      </w:r>
    </w:p>
    <w:p>
      <w:pPr>
        <w:pStyle w:val="41"/>
        <w:numPr>
          <w:ilvl w:val="0"/>
          <w:numId w:val="18"/>
        </w:numPr>
        <w:rPr>
          <w:lang w:eastAsia="zh-CN"/>
        </w:rPr>
      </w:pPr>
      <w:r>
        <w:t>Hệ thống hoạt động tốt trên máy tính từ Windows XP trở lên, hoạt động không tốt với các hệ điều hành cũ hơn.</w:t>
      </w:r>
    </w:p>
    <w:p>
      <w:pPr>
        <w:pStyle w:val="4"/>
      </w:pPr>
      <w:bookmarkStart w:id="65" w:name="_Toc531547435"/>
      <w:r>
        <w:t>Các yêu cầu giao tiếp bên ngoài</w:t>
      </w:r>
      <w:bookmarkEnd w:id="65"/>
    </w:p>
    <w:p>
      <w:pPr>
        <w:pStyle w:val="47"/>
        <w:numPr>
          <w:ilvl w:val="0"/>
          <w:numId w:val="19"/>
        </w:numPr>
        <w:spacing w:line="24" w:lineRule="atLeast"/>
        <w:jc w:val="both"/>
        <w:rPr>
          <w:rFonts w:ascii="Times New Roman" w:hAnsi="Times New Roman"/>
          <w:i w:val="0"/>
          <w:sz w:val="26"/>
          <w:szCs w:val="26"/>
        </w:rPr>
      </w:pPr>
      <w:r>
        <w:rPr>
          <w:rFonts w:ascii="Times New Roman" w:hAnsi="Times New Roman"/>
          <w:i w:val="0"/>
          <w:sz w:val="26"/>
          <w:szCs w:val="26"/>
        </w:rPr>
        <w:t>Font chữ</w:t>
      </w:r>
      <w:r>
        <w:t xml:space="preserve">: </w:t>
      </w:r>
      <w:r>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Pr>
          <w:rFonts w:ascii="Times New Roman" w:hAnsi="Times New Roman"/>
          <w:i w:val="0"/>
          <w:color w:val="222222"/>
          <w:sz w:val="26"/>
          <w:szCs w:val="26"/>
        </w:rPr>
        <w:t>Tùy theo hoàn cảnh và chức năng.</w:t>
      </w:r>
    </w:p>
    <w:p>
      <w:pPr>
        <w:pStyle w:val="41"/>
        <w:numPr>
          <w:ilvl w:val="0"/>
          <w:numId w:val="18"/>
        </w:numPr>
      </w:pPr>
      <w:r>
        <w:t>Button: Màu nền và màu chữ tùy vào ngữ cảnh, đơn sắc.</w:t>
      </w:r>
    </w:p>
    <w:p>
      <w:pPr>
        <w:pStyle w:val="41"/>
        <w:numPr>
          <w:ilvl w:val="0"/>
          <w:numId w:val="18"/>
        </w:numPr>
      </w:pPr>
      <w:r>
        <w:t>Menu: đặt ở phía trái của trang web.</w:t>
      </w:r>
    </w:p>
    <w:p>
      <w:pPr>
        <w:pStyle w:val="41"/>
        <w:numPr>
          <w:ilvl w:val="0"/>
          <w:numId w:val="18"/>
        </w:numPr>
      </w:pPr>
      <w:r>
        <w:t>Các thông báo hiện thị dạng target (header phía trên) hoặc dưới dạng text nằm trong layout.</w:t>
      </w:r>
    </w:p>
    <w:p>
      <w:pPr>
        <w:pStyle w:val="41"/>
        <w:numPr>
          <w:ilvl w:val="0"/>
          <w:numId w:val="18"/>
        </w:numPr>
      </w:pPr>
      <w:r>
        <w:t>Các hộp thoại xác nhận sử dụng Dialog.</w:t>
      </w:r>
    </w:p>
    <w:p>
      <w:pPr>
        <w:pStyle w:val="41"/>
        <w:numPr>
          <w:ilvl w:val="0"/>
          <w:numId w:val="18"/>
        </w:numPr>
      </w:pPr>
      <w:r>
        <w:t>Giao diện chương trình: Loại giao diện website</w:t>
      </w:r>
    </w:p>
    <w:p>
      <w:pPr>
        <w:pStyle w:val="41"/>
        <w:numPr>
          <w:ilvl w:val="0"/>
          <w:numId w:val="18"/>
        </w:numPr>
        <w:rPr>
          <w:lang w:eastAsia="zh-CN"/>
        </w:rPr>
      </w:pPr>
      <w:r>
        <w:t xml:space="preserve">Các trang có thể được tổ chức theo hàng dọc ở phần trên bên trái màng hình. </w:t>
      </w:r>
    </w:p>
    <w:p>
      <w:pPr>
        <w:pStyle w:val="3"/>
      </w:pPr>
      <w:bookmarkStart w:id="66" w:name="_Toc531547436"/>
      <w:r>
        <w:t>Giao tiếp phần cứng</w:t>
      </w:r>
      <w:bookmarkEnd w:id="66"/>
    </w:p>
    <w:p>
      <w:r>
        <w:t>Yêu cầu hỗ trợ phần cứng được sử dụng trong dự án bao gồm:</w:t>
      </w:r>
    </w:p>
    <w:p>
      <w:r>
        <w:t>Máy tính: Mỗi cá nhân tham gia hệ thống đều cần sử dụng một máy tính hoặc thiết bị có khả năng truy cập website với cỡ màn hình từ 10 đến 21 inch (môi trường giao diện lý tưởng).</w:t>
      </w:r>
    </w:p>
    <w:p>
      <w:r>
        <w:t xml:space="preserve">Cơ sở dữ liệu: </w:t>
      </w:r>
    </w:p>
    <w:p>
      <w:pPr>
        <w:pStyle w:val="41"/>
        <w:numPr>
          <w:ilvl w:val="0"/>
          <w:numId w:val="20"/>
        </w:numPr>
      </w:pPr>
      <w:r>
        <w:t>Có khả năng chứa dữ liệu lớn.</w:t>
      </w:r>
    </w:p>
    <w:p>
      <w:pPr>
        <w:pStyle w:val="41"/>
        <w:numPr>
          <w:ilvl w:val="0"/>
          <w:numId w:val="20"/>
        </w:numPr>
      </w:pPr>
      <w:r>
        <w:t>Cho phép kết nối nhanh chóng (thời gian kết nối dưới 10 giây ).</w:t>
      </w:r>
    </w:p>
    <w:p>
      <w:pPr>
        <w:pStyle w:val="41"/>
        <w:numPr>
          <w:ilvl w:val="0"/>
          <w:numId w:val="20"/>
        </w:numPr>
      </w:pPr>
      <w:r>
        <w:t>Hỗ trợ nhiều luồng truy xuất cùng lúc.</w:t>
      </w:r>
    </w:p>
    <w:p>
      <w:pPr>
        <w:pStyle w:val="41"/>
        <w:numPr>
          <w:ilvl w:val="0"/>
          <w:numId w:val="20"/>
        </w:numPr>
        <w:rPr>
          <w:lang w:eastAsia="zh-CN"/>
        </w:rPr>
      </w:pPr>
      <w:r>
        <w:rPr>
          <w:lang w:eastAsia="zh-CN"/>
        </w:rPr>
        <w:t>Dễ dàng mở rộng kế thừa ở các phiên bản sau này.</w:t>
      </w:r>
    </w:p>
    <w:p>
      <w:r>
        <w:t>Phần mềm có khả năng tương tác với người dùng bằng chuột, màn hình, bàn phím và điện thoại thông minh, máy tính bảng.</w:t>
      </w:r>
    </w:p>
    <w:p>
      <w:pPr>
        <w:rPr>
          <w:szCs w:val="26"/>
        </w:rPr>
      </w:pPr>
      <w:r>
        <w:t xml:space="preserve">Kết nối: </w:t>
      </w:r>
      <w:r>
        <w:rPr>
          <w:szCs w:val="26"/>
        </w:rPr>
        <w:t>Cần hỗ trợ kết nối Internet cho thiết bị bằng mạng có dây hoặc không dây</w:t>
      </w:r>
    </w:p>
    <w:p>
      <w:pPr>
        <w:rPr>
          <w:lang w:eastAsia="zh-CN"/>
        </w:rPr>
      </w:pPr>
      <w:r>
        <w:rPr>
          <w:sz w:val="22"/>
        </w:rPr>
        <w:drawing>
          <wp:anchor distT="0" distB="0" distL="114300" distR="114300" simplePos="0" relativeHeight="251664384" behindDoc="0" locked="0" layoutInCell="1" allowOverlap="1">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55235" cy="2857500"/>
                    </a:xfrm>
                    <a:prstGeom prst="rect">
                      <a:avLst/>
                    </a:prstGeom>
                    <a:noFill/>
                    <a:ln>
                      <a:noFill/>
                    </a:ln>
                  </pic:spPr>
                </pic:pic>
              </a:graphicData>
            </a:graphic>
          </wp:anchor>
        </w:drawing>
      </w:r>
    </w:p>
    <w:p>
      <w:pPr>
        <w:rPr>
          <w:i/>
        </w:rPr>
      </w:pPr>
      <w:r>
        <w:rPr>
          <w:i/>
        </w:rPr>
        <w:t>Hình: Mô hình vận hành chung cho hệ thống.</w:t>
      </w:r>
    </w:p>
    <w:p>
      <w:pPr>
        <w:pStyle w:val="4"/>
      </w:pPr>
      <w:bookmarkStart w:id="67" w:name="_Toc531547437"/>
      <w:r>
        <w:t>Giao tiếp phần mềm</w:t>
      </w:r>
      <w:bookmarkEnd w:id="67"/>
    </w:p>
    <w:p>
      <w:pPr>
        <w:rPr>
          <w:szCs w:val="26"/>
        </w:rPr>
      </w:pPr>
      <w:r>
        <w:rPr>
          <w:szCs w:val="26"/>
        </w:rPr>
        <w:t>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vào bộ đệm chương trình, Cuối cùng dữ liệu được xử lý và gửi về cho client. Client sẽ nhận dữ liệu là một trang web, và hiển thị trên trình duyệt.</w:t>
      </w:r>
    </w:p>
    <w:p>
      <w:pPr>
        <w:pStyle w:val="4"/>
      </w:pPr>
      <w:bookmarkStart w:id="68" w:name="_Toc531547438"/>
      <w:r>
        <w:t>Giao diện truyền thông</w:t>
      </w:r>
      <w:bookmarkEnd w:id="68"/>
    </w:p>
    <w:p>
      <w:pPr>
        <w:ind w:firstLine="720"/>
        <w:rPr>
          <w:szCs w:val="26"/>
        </w:rPr>
      </w:pPr>
      <w:bookmarkStart w:id="69" w:name="_Toc439994687"/>
      <w:r>
        <w:rPr>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End w:id="69"/>
      <w:bookmarkStart w:id="70" w:name="__RefHeading___Toc343415460"/>
      <w:bookmarkEnd w:id="70"/>
      <w:r>
        <w:rPr>
          <w:szCs w:val="26"/>
        </w:rPr>
        <w:t>.</w:t>
      </w:r>
    </w:p>
    <w:p>
      <w:r>
        <w:br w:type="page"/>
      </w:r>
    </w:p>
    <w:p>
      <w:pPr>
        <w:pStyle w:val="3"/>
        <w:rPr>
          <w:lang w:eastAsia="zh-CN"/>
        </w:rPr>
      </w:pPr>
      <w:bookmarkStart w:id="71" w:name="_Toc531547439"/>
      <w:r>
        <w:rPr>
          <w:lang w:eastAsia="zh-CN"/>
        </w:rPr>
        <w:t>Yêu cầu chức năng phần mềm</w:t>
      </w:r>
      <w:bookmarkEnd w:id="71"/>
    </w:p>
    <w:tbl>
      <w:tblPr>
        <w:tblStyle w:val="29"/>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3420"/>
        <w:gridCol w:w="2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D9D9D9"/>
          </w:tcPr>
          <w:p>
            <w:pPr>
              <w:ind w:firstLine="0"/>
              <w:jc w:val="center"/>
              <w:rPr>
                <w:b/>
                <w:szCs w:val="26"/>
              </w:rPr>
            </w:pPr>
            <w:r>
              <w:rPr>
                <w:b/>
                <w:szCs w:val="26"/>
              </w:rPr>
              <w:t>ID</w:t>
            </w:r>
          </w:p>
        </w:tc>
        <w:tc>
          <w:tcPr>
            <w:tcW w:w="3420" w:type="dxa"/>
            <w:shd w:val="clear" w:color="auto" w:fill="D9D9D9"/>
          </w:tcPr>
          <w:p>
            <w:pPr>
              <w:ind w:hanging="32"/>
              <w:jc w:val="center"/>
              <w:rPr>
                <w:b/>
                <w:szCs w:val="26"/>
              </w:rPr>
            </w:pPr>
            <w:r>
              <w:rPr>
                <w:b/>
                <w:szCs w:val="26"/>
              </w:rPr>
              <w:t>Tên Use Case</w:t>
            </w:r>
          </w:p>
        </w:tc>
        <w:tc>
          <w:tcPr>
            <w:tcW w:w="2332" w:type="dxa"/>
            <w:shd w:val="clear" w:color="auto" w:fill="D9D9D9"/>
          </w:tcPr>
          <w:p>
            <w:pPr>
              <w:ind w:firstLine="0"/>
              <w:jc w:val="center"/>
              <w:rPr>
                <w:b/>
                <w:szCs w:val="26"/>
              </w:rPr>
            </w:pPr>
            <w:r>
              <w:rPr>
                <w:b/>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UC_LOI</w:t>
            </w:r>
          </w:p>
        </w:tc>
        <w:tc>
          <w:tcPr>
            <w:tcW w:w="3420" w:type="dxa"/>
            <w:shd w:val="clear" w:color="auto" w:fill="auto"/>
          </w:tcPr>
          <w:p>
            <w:pPr>
              <w:spacing w:before="60" w:after="60" w:line="240" w:lineRule="auto"/>
              <w:ind w:firstLine="0"/>
              <w:jc w:val="center"/>
              <w:rPr>
                <w:sz w:val="22"/>
              </w:rPr>
            </w:pPr>
            <w:r>
              <w:rPr>
                <w:sz w:val="22"/>
              </w:rPr>
              <w:t>Đăng nhập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UC_LOU</w:t>
            </w:r>
          </w:p>
        </w:tc>
        <w:tc>
          <w:tcPr>
            <w:tcW w:w="3420" w:type="dxa"/>
            <w:shd w:val="clear" w:color="auto" w:fill="auto"/>
          </w:tcPr>
          <w:p>
            <w:pPr>
              <w:spacing w:before="60" w:after="60" w:line="240" w:lineRule="auto"/>
              <w:ind w:firstLine="0"/>
              <w:jc w:val="center"/>
              <w:rPr>
                <w:sz w:val="22"/>
              </w:rPr>
            </w:pPr>
            <w:r>
              <w:rPr>
                <w:sz w:val="22"/>
              </w:rPr>
              <w:t>Đăng xuất</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UC_REP</w:t>
            </w:r>
          </w:p>
        </w:tc>
        <w:tc>
          <w:tcPr>
            <w:tcW w:w="3420" w:type="dxa"/>
            <w:shd w:val="clear" w:color="auto" w:fill="auto"/>
          </w:tcPr>
          <w:p>
            <w:pPr>
              <w:spacing w:before="60" w:after="60" w:line="240" w:lineRule="auto"/>
              <w:ind w:firstLine="0"/>
              <w:jc w:val="center"/>
              <w:rPr>
                <w:sz w:val="22"/>
              </w:rPr>
            </w:pPr>
            <w:r>
              <w:rPr>
                <w:sz w:val="22"/>
              </w:rPr>
              <w:t>Đổi mật khẩu</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UC_STM</w:t>
            </w:r>
          </w:p>
        </w:tc>
        <w:tc>
          <w:tcPr>
            <w:tcW w:w="3420" w:type="dxa"/>
            <w:shd w:val="clear" w:color="auto" w:fill="auto"/>
          </w:tcPr>
          <w:p>
            <w:pPr>
              <w:spacing w:before="60" w:after="60" w:line="240" w:lineRule="auto"/>
              <w:ind w:firstLine="0"/>
              <w:jc w:val="center"/>
              <w:rPr>
                <w:sz w:val="22"/>
              </w:rPr>
            </w:pPr>
            <w:r>
              <w:rPr>
                <w:sz w:val="22"/>
              </w:rPr>
              <w:t>Quản lý học viên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40" w:type="dxa"/>
            <w:shd w:val="clear" w:color="auto" w:fill="auto"/>
            <w:vAlign w:val="bottom"/>
          </w:tcPr>
          <w:p>
            <w:pPr>
              <w:spacing w:before="60" w:after="60"/>
              <w:ind w:firstLine="0"/>
              <w:jc w:val="center"/>
              <w:rPr>
                <w:b/>
                <w:sz w:val="22"/>
              </w:rPr>
            </w:pPr>
            <w:r>
              <w:rPr>
                <w:b/>
                <w:sz w:val="22"/>
              </w:rPr>
              <w:t>UC_TEM</w:t>
            </w:r>
          </w:p>
        </w:tc>
        <w:tc>
          <w:tcPr>
            <w:tcW w:w="3420" w:type="dxa"/>
            <w:shd w:val="clear" w:color="auto" w:fill="auto"/>
          </w:tcPr>
          <w:p>
            <w:pPr>
              <w:spacing w:before="60" w:after="60" w:line="240" w:lineRule="auto"/>
              <w:ind w:firstLine="0"/>
              <w:jc w:val="center"/>
              <w:rPr>
                <w:sz w:val="22"/>
              </w:rPr>
            </w:pPr>
            <w:r>
              <w:rPr>
                <w:sz w:val="22"/>
              </w:rPr>
              <w:t>Quản lý cố vấn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UC_EMM</w:t>
            </w:r>
          </w:p>
        </w:tc>
        <w:tc>
          <w:tcPr>
            <w:tcW w:w="3420" w:type="dxa"/>
            <w:shd w:val="clear" w:color="auto" w:fill="auto"/>
          </w:tcPr>
          <w:p>
            <w:pPr>
              <w:spacing w:before="60" w:after="60" w:line="240" w:lineRule="auto"/>
              <w:ind w:firstLine="0"/>
              <w:jc w:val="center"/>
              <w:rPr>
                <w:sz w:val="22"/>
              </w:rPr>
            </w:pPr>
            <w:r>
              <w:rPr>
                <w:sz w:val="22"/>
              </w:rPr>
              <w:t>Quản lý cán bộ</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UC_ADM</w:t>
            </w:r>
          </w:p>
        </w:tc>
        <w:tc>
          <w:tcPr>
            <w:tcW w:w="3420" w:type="dxa"/>
            <w:shd w:val="clear" w:color="auto" w:fill="auto"/>
          </w:tcPr>
          <w:p>
            <w:pPr>
              <w:spacing w:before="60" w:after="60" w:line="240" w:lineRule="auto"/>
              <w:ind w:firstLine="0"/>
              <w:jc w:val="center"/>
              <w:rPr>
                <w:sz w:val="22"/>
              </w:rPr>
            </w:pPr>
            <w:r>
              <w:rPr>
                <w:sz w:val="22"/>
              </w:rPr>
              <w:t>Quản lý quản trị viên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UC_WAM</w:t>
            </w:r>
          </w:p>
        </w:tc>
        <w:tc>
          <w:tcPr>
            <w:tcW w:w="3420" w:type="dxa"/>
            <w:shd w:val="clear" w:color="auto" w:fill="auto"/>
          </w:tcPr>
          <w:p>
            <w:pPr>
              <w:spacing w:before="60" w:after="60" w:line="240" w:lineRule="auto"/>
              <w:ind w:firstLine="0"/>
              <w:jc w:val="center"/>
              <w:rPr>
                <w:sz w:val="22"/>
              </w:rPr>
            </w:pPr>
            <w:r>
              <w:rPr>
                <w:sz w:val="22"/>
              </w:rPr>
              <w:t>Quản lý phân quyền chờ cấp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UC_CLM</w:t>
            </w:r>
          </w:p>
        </w:tc>
        <w:tc>
          <w:tcPr>
            <w:tcW w:w="3420" w:type="dxa"/>
            <w:shd w:val="clear" w:color="auto" w:fill="auto"/>
          </w:tcPr>
          <w:p>
            <w:pPr>
              <w:spacing w:before="60" w:after="60" w:line="240" w:lineRule="auto"/>
              <w:ind w:firstLine="0"/>
              <w:jc w:val="center"/>
              <w:rPr>
                <w:sz w:val="22"/>
              </w:rPr>
            </w:pPr>
            <w:r>
              <w:rPr>
                <w:sz w:val="22"/>
              </w:rPr>
              <w:t>Quản lý lớp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UC_ACM</w:t>
            </w:r>
          </w:p>
        </w:tc>
        <w:tc>
          <w:tcPr>
            <w:tcW w:w="3420" w:type="dxa"/>
            <w:shd w:val="clear" w:color="auto" w:fill="auto"/>
          </w:tcPr>
          <w:p>
            <w:pPr>
              <w:spacing w:before="60" w:after="60" w:line="240" w:lineRule="auto"/>
              <w:ind w:firstLine="0"/>
              <w:jc w:val="center"/>
              <w:rPr>
                <w:sz w:val="22"/>
              </w:rPr>
            </w:pPr>
            <w:r>
              <w:rPr>
                <w:sz w:val="22"/>
              </w:rPr>
              <w:t>Quản lý hoạt động</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UC_CYM</w:t>
            </w:r>
          </w:p>
        </w:tc>
        <w:tc>
          <w:tcPr>
            <w:tcW w:w="3420" w:type="dxa"/>
            <w:shd w:val="clear" w:color="auto" w:fill="auto"/>
          </w:tcPr>
          <w:p>
            <w:pPr>
              <w:spacing w:before="60" w:after="60" w:line="240" w:lineRule="auto"/>
              <w:ind w:firstLine="0"/>
              <w:jc w:val="center"/>
              <w:rPr>
                <w:sz w:val="22"/>
              </w:rPr>
            </w:pPr>
            <w:r>
              <w:rPr>
                <w:sz w:val="22"/>
              </w:rPr>
              <w:t>Quản lý chu kỳ</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UC_SCM</w:t>
            </w:r>
          </w:p>
        </w:tc>
        <w:tc>
          <w:tcPr>
            <w:tcW w:w="3420" w:type="dxa"/>
            <w:shd w:val="clear" w:color="auto" w:fill="auto"/>
          </w:tcPr>
          <w:p>
            <w:pPr>
              <w:spacing w:before="60" w:after="60" w:line="240" w:lineRule="auto"/>
              <w:ind w:firstLine="0"/>
              <w:jc w:val="center"/>
              <w:rPr>
                <w:sz w:val="22"/>
              </w:rPr>
            </w:pPr>
            <w:r>
              <w:rPr>
                <w:sz w:val="22"/>
              </w:rPr>
              <w:t>Quản lý niên khóa</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UC_MAM</w:t>
            </w:r>
          </w:p>
        </w:tc>
        <w:tc>
          <w:tcPr>
            <w:tcW w:w="3420" w:type="dxa"/>
            <w:shd w:val="clear" w:color="auto" w:fill="auto"/>
          </w:tcPr>
          <w:p>
            <w:pPr>
              <w:spacing w:before="60" w:after="60" w:line="240" w:lineRule="auto"/>
              <w:ind w:firstLine="0"/>
              <w:jc w:val="center"/>
              <w:rPr>
                <w:sz w:val="22"/>
              </w:rPr>
            </w:pPr>
            <w:r>
              <w:rPr>
                <w:sz w:val="22"/>
              </w:rPr>
              <w:t>Quản lý chuyên ngành</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UC_ROM</w:t>
            </w:r>
          </w:p>
        </w:tc>
        <w:tc>
          <w:tcPr>
            <w:tcW w:w="3420" w:type="dxa"/>
            <w:shd w:val="clear" w:color="auto" w:fill="auto"/>
          </w:tcPr>
          <w:p>
            <w:pPr>
              <w:spacing w:before="60" w:after="60" w:line="240" w:lineRule="auto"/>
              <w:ind w:firstLine="0"/>
              <w:jc w:val="center"/>
              <w:rPr>
                <w:sz w:val="22"/>
              </w:rPr>
            </w:pPr>
            <w:r>
              <w:rPr>
                <w:sz w:val="22"/>
              </w:rPr>
              <w:t>Quản lý phân quyền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UC_STM</w:t>
            </w:r>
          </w:p>
        </w:tc>
        <w:tc>
          <w:tcPr>
            <w:tcW w:w="3420" w:type="dxa"/>
            <w:shd w:val="clear" w:color="auto" w:fill="auto"/>
          </w:tcPr>
          <w:p>
            <w:pPr>
              <w:spacing w:before="60" w:after="60" w:line="240" w:lineRule="auto"/>
              <w:ind w:firstLine="0"/>
              <w:jc w:val="center"/>
              <w:rPr>
                <w:sz w:val="22"/>
              </w:rPr>
            </w:pPr>
            <w:r>
              <w:rPr>
                <w:sz w:val="22"/>
              </w:rPr>
              <w:t>Quản lý cấu trúc</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D8D8D8" w:themeFill="background1" w:themeFillShade="D9"/>
            <w:vAlign w:val="bottom"/>
          </w:tcPr>
          <w:p>
            <w:pPr>
              <w:ind w:firstLine="22"/>
              <w:jc w:val="center"/>
              <w:rPr>
                <w:szCs w:val="26"/>
              </w:rPr>
            </w:pPr>
          </w:p>
        </w:tc>
        <w:tc>
          <w:tcPr>
            <w:tcW w:w="3420" w:type="dxa"/>
            <w:shd w:val="clear" w:color="auto" w:fill="D8D8D8" w:themeFill="background1" w:themeFillShade="D9"/>
          </w:tcPr>
          <w:p>
            <w:pPr>
              <w:spacing w:line="240" w:lineRule="auto"/>
              <w:rPr>
                <w:szCs w:val="26"/>
              </w:rPr>
            </w:pPr>
          </w:p>
        </w:tc>
        <w:tc>
          <w:tcPr>
            <w:tcW w:w="2332" w:type="dxa"/>
            <w:shd w:val="clear" w:color="auto" w:fill="D8D8D8" w:themeFill="background1" w:themeFillShade="D9"/>
          </w:tcPr>
          <w:p>
            <w:pPr>
              <w:ind w:firstLine="0"/>
              <w:rPr>
                <w:szCs w:val="26"/>
              </w:rPr>
            </w:pPr>
          </w:p>
        </w:tc>
      </w:tr>
    </w:tbl>
    <w:p>
      <w:pPr>
        <w:pStyle w:val="41"/>
        <w:numPr>
          <w:ilvl w:val="0"/>
          <w:numId w:val="0"/>
        </w:numPr>
        <w:ind w:left="1287"/>
        <w:rPr>
          <w:b/>
          <w:sz w:val="32"/>
        </w:rPr>
      </w:pPr>
      <w:bookmarkStart w:id="72" w:name="_Toc483674790"/>
      <w:bookmarkStart w:id="73" w:name="__RefHeading___Toc481183607"/>
    </w:p>
    <w:p>
      <w:pPr>
        <w:ind w:firstLine="0"/>
      </w:pPr>
      <w:r>
        <w:t>Quy cách đặt tên use case dựa vào tên tiếng anh của use case:</w:t>
      </w:r>
    </w:p>
    <w:p>
      <w:pPr>
        <w:ind w:firstLine="0"/>
      </w:pPr>
      <w:r>
        <w:t xml:space="preserve">VD: Use Case Student Management, sử dụng tiền tố là UC (viết tắt là UC) nối với 3 chữ cái theo thứ tự là 2 chữ cái âm tiết đầu và 1 chữ cái âm tiết sau. </w:t>
      </w:r>
      <w:r>
        <w:rPr>
          <w:b/>
        </w:rPr>
        <w:t>St</w:t>
      </w:r>
      <w:r>
        <w:t xml:space="preserve">udent </w:t>
      </w:r>
      <w:r>
        <w:rPr>
          <w:b/>
        </w:rPr>
        <w:t>M</w:t>
      </w:r>
      <w:r>
        <w:t>anagement (</w:t>
      </w:r>
      <w:r>
        <w:rPr>
          <w:b/>
        </w:rPr>
        <w:t>STM</w:t>
      </w:r>
      <w:r>
        <w:t>).</w:t>
      </w:r>
    </w:p>
    <w:p>
      <w:r>
        <w:br w:type="page"/>
      </w:r>
    </w:p>
    <w:p>
      <w:pPr>
        <w:pStyle w:val="4"/>
      </w:pPr>
      <w:bookmarkStart w:id="74" w:name="_Toc531547440"/>
      <w:r>
        <w:rPr>
          <w:szCs w:val="26"/>
        </w:rPr>
        <w:t>UC</w:t>
      </w:r>
      <w:bookmarkEnd w:id="72"/>
      <w:bookmarkEnd w:id="73"/>
      <w:r>
        <w:rPr>
          <w:szCs w:val="26"/>
        </w:rPr>
        <w:t>_</w:t>
      </w:r>
      <w:r>
        <w:t>LOI và UC_LOU</w:t>
      </w:r>
      <w:bookmarkEnd w:id="74"/>
    </w:p>
    <w:p>
      <w:pPr>
        <w:rPr>
          <w:lang w:eastAsia="zh-CN"/>
        </w:rPr>
      </w:pPr>
    </w:p>
    <w:p>
      <w:pPr>
        <w:jc w:val="center"/>
        <w:rPr>
          <w:lang w:eastAsia="zh-CN"/>
        </w:rPr>
      </w:pPr>
      <w:r>
        <w:drawing>
          <wp:inline distT="0" distB="0" distL="0" distR="0">
            <wp:extent cx="4981575" cy="3495675"/>
            <wp:effectExtent l="57150" t="57150" r="1238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981575" cy="3495675"/>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Hình: Use Case đăng nhập và đăng xuất</w:t>
      </w:r>
    </w:p>
    <w:tbl>
      <w:tblPr>
        <w:tblStyle w:val="29"/>
        <w:tblW w:w="8405" w:type="dxa"/>
        <w:tblInd w:w="90" w:type="dxa"/>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
      <w:tblGrid>
        <w:gridCol w:w="2342"/>
        <w:gridCol w:w="3459"/>
        <w:gridCol w:w="2604"/>
      </w:tblGrid>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8405" w:type="dxa"/>
            <w:gridSpan w:val="3"/>
            <w:tcBorders>
              <w:top w:val="single" w:color="000001" w:sz="8" w:space="0"/>
              <w:left w:val="single" w:color="000001" w:sz="8" w:space="0"/>
              <w:bottom w:val="single" w:color="000001" w:sz="4" w:space="0"/>
              <w:right w:val="single" w:color="000001" w:sz="8" w:space="0"/>
            </w:tcBorders>
            <w:shd w:val="clear" w:color="auto" w:fill="D9D9D9"/>
            <w:tcMar>
              <w:left w:w="78" w:type="dxa"/>
            </w:tcMar>
          </w:tcPr>
          <w:p>
            <w:pPr>
              <w:spacing w:before="80" w:after="80" w:line="24" w:lineRule="atLeast"/>
            </w:pPr>
            <w:r>
              <w:rPr>
                <w:b/>
                <w:szCs w:val="26"/>
              </w:rPr>
              <w:t>Use case: UC_LOI và UC_LOU</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Mục đích:</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48"/>
              <w:spacing w:line="24" w:lineRule="atLeast"/>
              <w:jc w:val="both"/>
              <w:rPr>
                <w:rFonts w:ascii="Times New Roman" w:hAnsi="Times New Roman" w:cs="Times New Roman"/>
                <w:b w:val="0"/>
                <w:bCs w:val="0"/>
                <w:szCs w:val="26"/>
              </w:rPr>
            </w:pPr>
            <w:r>
              <w:rPr>
                <w:rFonts w:ascii="Times New Roman" w:hAnsi="Times New Roman" w:cs="Times New Roman"/>
                <w:b w:val="0"/>
                <w:bCs w:val="0"/>
                <w:szCs w:val="26"/>
              </w:rPr>
              <w:t>Cho phép Người dùng/Người quản lý đăng nhập, đăng xuất khỏi hệ thống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Height w:val="360" w:hRule="atLeast"/>
        </w:trPr>
        <w:tc>
          <w:tcPr>
            <w:tcW w:w="2342" w:type="dxa"/>
            <w:vMerge w:val="restart"/>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Mô tả:</w:t>
            </w:r>
          </w:p>
        </w:tc>
        <w:tc>
          <w:tcPr>
            <w:tcW w:w="3459" w:type="dxa"/>
            <w:vMerge w:val="restart"/>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color w:val="auto"/>
                <w:sz w:val="22"/>
              </w:rPr>
            </w:pPr>
            <w:r>
              <w:rPr>
                <w:rFonts w:ascii="Times New Roman" w:hAnsi="Times New Roman" w:cs="Times New Roman"/>
                <w:i w:val="0"/>
                <w:color w:val="auto"/>
                <w:szCs w:val="26"/>
              </w:rPr>
              <w:t>Người dùng/Người quản lý sau khi đã đăng nhập thành công và sử dụng các chức năng theo yêu cầu thì có thể đăng xuất khỏi hệ thống</w:t>
            </w:r>
          </w:p>
        </w:tc>
        <w:tc>
          <w:tcPr>
            <w:tcW w:w="2604" w:type="dxa"/>
            <w:tcBorders>
              <w:top w:val="single" w:color="000001" w:sz="4" w:space="0"/>
              <w:left w:val="single" w:color="000001" w:sz="8" w:space="0"/>
              <w:bottom w:val="single" w:color="000001" w:sz="4" w:space="0"/>
              <w:right w:val="single" w:color="000001" w:sz="8" w:space="0"/>
            </w:tcBorders>
            <w:shd w:val="clear" w:color="auto" w:fill="auto"/>
            <w:tcMar>
              <w:left w:w="78" w:type="dxa"/>
            </w:tcMar>
          </w:tcPr>
          <w:p>
            <w:pPr>
              <w:pStyle w:val="50"/>
              <w:spacing w:line="24" w:lineRule="atLeast"/>
              <w:rPr>
                <w:color w:val="auto"/>
              </w:rPr>
            </w:pPr>
            <w:r>
              <w:rPr>
                <w:rFonts w:ascii="Times New Roman" w:hAnsi="Times New Roman" w:cs="Times New Roman"/>
                <w:i w:val="0"/>
                <w:color w:val="auto"/>
                <w:szCs w:val="26"/>
              </w:rPr>
              <w:t xml:space="preserve">Mức độ cần thiết: </w:t>
            </w:r>
            <w:r>
              <w:rPr>
                <w:rFonts w:ascii="Times New Roman" w:hAnsi="Times New Roman" w:cs="Times New Roman"/>
                <w:i w:val="0"/>
                <w:color w:val="auto"/>
                <w:sz w:val="22"/>
                <w:szCs w:val="26"/>
              </w:rPr>
              <w:t>Cao</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Height w:val="360" w:hRule="atLeast"/>
        </w:trPr>
        <w:tc>
          <w:tcPr>
            <w:tcW w:w="2342" w:type="dxa"/>
            <w:vMerge w:val="continue"/>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napToGrid w:val="0"/>
              <w:spacing w:line="24" w:lineRule="atLeast"/>
              <w:rPr>
                <w:rFonts w:ascii="Times New Roman" w:hAnsi="Times New Roman" w:cs="Times New Roman"/>
                <w:color w:val="auto"/>
                <w:szCs w:val="26"/>
                <w:lang w:val="vi-VN"/>
              </w:rPr>
            </w:pPr>
          </w:p>
        </w:tc>
        <w:tc>
          <w:tcPr>
            <w:tcW w:w="3459" w:type="dxa"/>
            <w:vMerge w:val="continue"/>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napToGrid w:val="0"/>
              <w:spacing w:line="24" w:lineRule="atLeast"/>
              <w:rPr>
                <w:rFonts w:ascii="Times New Roman" w:hAnsi="Times New Roman" w:cs="Times New Roman"/>
                <w:i w:val="0"/>
                <w:color w:val="auto"/>
                <w:szCs w:val="26"/>
                <w:lang w:val="vi-VN"/>
              </w:rPr>
            </w:pPr>
          </w:p>
        </w:tc>
        <w:tc>
          <w:tcPr>
            <w:tcW w:w="2604" w:type="dxa"/>
            <w:tcBorders>
              <w:top w:val="single" w:color="000001" w:sz="4" w:space="0"/>
              <w:left w:val="single" w:color="000001" w:sz="8" w:space="0"/>
              <w:bottom w:val="single" w:color="000001" w:sz="4" w:space="0"/>
              <w:right w:val="single" w:color="000001" w:sz="8" w:space="0"/>
            </w:tcBorders>
            <w:shd w:val="clear" w:color="auto" w:fill="auto"/>
            <w:tcMar>
              <w:left w:w="78" w:type="dxa"/>
            </w:tcMar>
          </w:tcPr>
          <w:p>
            <w:pPr>
              <w:pStyle w:val="50"/>
              <w:spacing w:line="24" w:lineRule="atLeast"/>
              <w:rPr>
                <w:color w:val="auto"/>
              </w:rPr>
            </w:pPr>
            <w:r>
              <w:rPr>
                <w:rFonts w:ascii="Times New Roman" w:hAnsi="Times New Roman" w:cs="Times New Roman"/>
                <w:i w:val="0"/>
                <w:color w:val="auto"/>
                <w:szCs w:val="26"/>
              </w:rPr>
              <w:t xml:space="preserve">Phân loại: </w:t>
            </w:r>
            <w:r>
              <w:rPr>
                <w:rFonts w:ascii="Times New Roman" w:hAnsi="Times New Roman" w:cs="Times New Roman"/>
                <w:i w:val="0"/>
                <w:color w:val="auto"/>
                <w:sz w:val="22"/>
                <w:szCs w:val="26"/>
              </w:rPr>
              <w:t>Đơn giản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Pr>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Tác nhân:</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Mọi tác nhân trong hệ thống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Thành phần và mối quan tâm</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napToGrid w:val="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Các mối quan hệ</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spacing w:before="60" w:after="60" w:line="24" w:lineRule="atLeast"/>
              <w:ind w:firstLine="0"/>
            </w:pPr>
            <w:r>
              <w:rPr>
                <w:szCs w:val="26"/>
              </w:rPr>
              <w:t>+ Association (kết hợp):</w:t>
            </w:r>
            <w:r>
              <w:rPr>
                <w:sz w:val="22"/>
                <w:szCs w:val="26"/>
              </w:rPr>
              <w:t xml:space="preserve"> Admin,  Cố vấn, Cán bộ, Học viên</w:t>
            </w:r>
          </w:p>
          <w:p>
            <w:pPr>
              <w:spacing w:line="24" w:lineRule="atLeast"/>
              <w:ind w:firstLine="0"/>
            </w:pPr>
            <w:r>
              <w:rPr>
                <w:szCs w:val="26"/>
              </w:rPr>
              <w:t>+ Include(bao gồm): Đăng nhập</w:t>
            </w:r>
          </w:p>
          <w:p>
            <w:pPr>
              <w:spacing w:line="24" w:lineRule="atLeast"/>
              <w:ind w:firstLine="0"/>
              <w:rPr>
                <w:szCs w:val="26"/>
              </w:rPr>
            </w:pPr>
            <w:r>
              <w:rPr>
                <w:szCs w:val="26"/>
              </w:rPr>
              <w:t xml:space="preserve">+ Extend(mở rộng): </w:t>
            </w:r>
          </w:p>
          <w:p>
            <w:pPr>
              <w:spacing w:line="24" w:lineRule="atLeast"/>
              <w:ind w:firstLine="18"/>
              <w:rPr>
                <w:sz w:val="22"/>
              </w:rPr>
            </w:pPr>
            <w:r>
              <w:rPr>
                <w:szCs w:val="26"/>
              </w:rPr>
              <w:t>+ Generalization(tổng quát hóa):</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Điều kiện trước:</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color w:val="auto"/>
                <w:sz w:val="22"/>
              </w:rPr>
            </w:pPr>
            <w:r>
              <w:rPr>
                <w:rFonts w:ascii="Times New Roman" w:hAnsi="Times New Roman" w:cs="Times New Roman"/>
                <w:i w:val="0"/>
                <w:color w:val="auto"/>
                <w:szCs w:val="26"/>
              </w:rPr>
              <w:t>Yêu cầu đăng nhập</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trHeight w:val="306" w:hRule="atLeast"/>
        </w:trPr>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color w:val="auto"/>
                <w:szCs w:val="24"/>
              </w:rPr>
            </w:pPr>
            <w:r>
              <w:rPr>
                <w:rFonts w:ascii="Times New Roman" w:hAnsi="Times New Roman" w:cs="Times New Roman"/>
                <w:color w:val="auto"/>
                <w:szCs w:val="24"/>
              </w:rPr>
              <w:t>Luồng sự kiện chính (Basic flows)</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41"/>
              <w:numPr>
                <w:ilvl w:val="0"/>
                <w:numId w:val="21"/>
              </w:numPr>
              <w:spacing w:line="24" w:lineRule="atLeast"/>
              <w:rPr>
                <w:sz w:val="24"/>
                <w:lang w:eastAsia="zh-CN"/>
              </w:rPr>
            </w:pPr>
            <w:r>
              <w:rPr>
                <w:sz w:val="24"/>
                <w:lang w:eastAsia="zh-CN"/>
              </w:rPr>
              <w:t>Người dùng/ Người quản trị đăng nhập hệ thống</w:t>
            </w:r>
          </w:p>
          <w:p>
            <w:pPr>
              <w:pStyle w:val="41"/>
              <w:numPr>
                <w:ilvl w:val="0"/>
                <w:numId w:val="21"/>
              </w:numPr>
              <w:spacing w:line="24" w:lineRule="atLeast"/>
              <w:rPr>
                <w:sz w:val="24"/>
                <w:lang w:eastAsia="zh-CN"/>
              </w:rPr>
            </w:pPr>
            <w:r>
              <w:rPr>
                <w:sz w:val="24"/>
                <w:lang w:eastAsia="zh-CN"/>
              </w:rPr>
              <w:t>Người dùng/ Người quản trị sử dụng các chức năng theo mong muốn</w:t>
            </w:r>
          </w:p>
          <w:p>
            <w:pPr>
              <w:spacing w:line="24" w:lineRule="atLeast"/>
              <w:ind w:firstLine="0"/>
              <w:rPr>
                <w:sz w:val="24"/>
                <w:szCs w:val="24"/>
                <w:lang w:eastAsia="zh-CN"/>
              </w:rPr>
            </w:pPr>
            <w:r>
              <w:rPr>
                <w:sz w:val="24"/>
                <w:szCs w:val="24"/>
                <w:lang w:eastAsia="zh-CN"/>
              </w:rPr>
              <w:t>3. Người dùng/Người quản trị chọn nút Đăng xuất</w:t>
            </w:r>
          </w:p>
          <w:p>
            <w:pPr>
              <w:spacing w:line="24" w:lineRule="atLeast"/>
              <w:ind w:firstLine="0"/>
              <w:rPr>
                <w:sz w:val="24"/>
                <w:szCs w:val="24"/>
                <w:lang w:eastAsia="zh-CN"/>
              </w:rPr>
            </w:pPr>
            <w:r>
              <w:rPr>
                <w:sz w:val="24"/>
                <w:szCs w:val="24"/>
                <w:lang w:eastAsia="zh-CN"/>
              </w:rPr>
              <w:t>4. Người dùng/Người quản trị trở về giao diện đăng nhập</w:t>
            </w:r>
          </w:p>
          <w:p>
            <w:pPr>
              <w:spacing w:line="24" w:lineRule="atLeast"/>
              <w:ind w:firstLine="0"/>
              <w:rPr>
                <w:sz w:val="24"/>
                <w:szCs w:val="24"/>
                <w:lang w:eastAsia="zh-CN"/>
              </w:rPr>
            </w:pPr>
            <w:r>
              <w:rPr>
                <w:sz w:val="24"/>
                <w:szCs w:val="24"/>
                <w:lang w:eastAsia="zh-CN"/>
              </w:rPr>
              <w:t>5. Kết thúc sự kiện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Luồng sự kiện phụ (Alternative Flows):</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Không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Điều kiện sau:</w:t>
            </w:r>
          </w:p>
        </w:tc>
        <w:tc>
          <w:tcPr>
            <w:tcW w:w="6063"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Thực hiện đăng xuất thành công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trHeight w:val="395" w:hRule="atLeast"/>
        </w:trPr>
        <w:tc>
          <w:tcPr>
            <w:tcW w:w="2342" w:type="dxa"/>
            <w:tcBorders>
              <w:top w:val="single" w:color="000001" w:sz="4" w:space="0"/>
              <w:left w:val="single" w:color="000001" w:sz="8" w:space="0"/>
              <w:bottom w:val="single" w:color="000001" w:sz="8" w:space="0"/>
              <w:right w:val="single" w:color="000001" w:sz="8" w:space="0"/>
            </w:tcBorders>
            <w:shd w:val="clear" w:color="auto" w:fill="D8D8D8" w:themeFill="background1" w:themeFillShade="D9"/>
            <w:tcMar>
              <w:left w:w="78" w:type="dxa"/>
            </w:tcMar>
          </w:tcPr>
          <w:p>
            <w:pPr>
              <w:pStyle w:val="49"/>
              <w:spacing w:line="24" w:lineRule="atLeast"/>
              <w:rPr>
                <w:rFonts w:ascii="Times New Roman" w:hAnsi="Times New Roman" w:cs="Times New Roman"/>
                <w:color w:val="auto"/>
                <w:szCs w:val="26"/>
              </w:rPr>
            </w:pPr>
          </w:p>
        </w:tc>
        <w:tc>
          <w:tcPr>
            <w:tcW w:w="6063" w:type="dxa"/>
            <w:gridSpan w:val="2"/>
            <w:tcBorders>
              <w:top w:val="single" w:color="000001" w:sz="4" w:space="0"/>
              <w:left w:val="single" w:color="000001" w:sz="4" w:space="0"/>
              <w:bottom w:val="single" w:color="000001" w:sz="8" w:space="0"/>
              <w:right w:val="single" w:color="000001" w:sz="8" w:space="0"/>
            </w:tcBorders>
            <w:shd w:val="clear" w:color="auto" w:fill="D8D8D8" w:themeFill="background1" w:themeFillShade="D9"/>
            <w:tcMar>
              <w:left w:w="93" w:type="dxa"/>
            </w:tcMar>
          </w:tcPr>
          <w:p>
            <w:pPr>
              <w:pStyle w:val="50"/>
              <w:spacing w:line="24" w:lineRule="atLeast"/>
              <w:rPr>
                <w:rFonts w:ascii="Times New Roman" w:hAnsi="Times New Roman" w:cs="Times New Roman"/>
                <w:color w:val="auto"/>
                <w:sz w:val="22"/>
              </w:rPr>
            </w:pPr>
          </w:p>
        </w:tc>
      </w:tr>
    </w:tbl>
    <w:p>
      <w:pPr>
        <w:pStyle w:val="41"/>
        <w:numPr>
          <w:ilvl w:val="0"/>
          <w:numId w:val="0"/>
        </w:numPr>
        <w:ind w:left="1287" w:right="424"/>
        <w:rPr>
          <w:b/>
          <w:lang w:eastAsia="zh-CN"/>
        </w:rPr>
      </w:pPr>
    </w:p>
    <w:p>
      <w:pPr>
        <w:pStyle w:val="4"/>
      </w:pPr>
      <w:bookmarkStart w:id="75" w:name="_Toc531547441"/>
      <w:r>
        <w:t>UC_REP</w:t>
      </w:r>
      <w:bookmarkEnd w:id="75"/>
      <w:r>
        <w:t xml:space="preserve"> </w:t>
      </w:r>
    </w:p>
    <w:p>
      <w:pPr>
        <w:ind w:right="424" w:firstLine="0"/>
        <w:jc w:val="center"/>
        <w:rPr>
          <w:b/>
          <w:lang w:eastAsia="zh-CN"/>
        </w:rPr>
      </w:pPr>
      <w:r>
        <w:drawing>
          <wp:inline distT="0" distB="0" distL="0" distR="0">
            <wp:extent cx="4972050" cy="3648075"/>
            <wp:effectExtent l="57150" t="57150" r="11430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2"/>
                    <a:stretch>
                      <a:fillRect/>
                    </a:stretch>
                  </pic:blipFill>
                  <pic:spPr>
                    <a:xfrm>
                      <a:off x="0" y="0"/>
                      <a:ext cx="4972050" cy="3648075"/>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right="424" w:firstLine="0"/>
        <w:jc w:val="center"/>
        <w:rPr>
          <w:i/>
          <w:lang w:eastAsia="zh-CN"/>
        </w:rPr>
      </w:pPr>
      <w:r>
        <w:rPr>
          <w:i/>
          <w:lang w:eastAsia="zh-CN"/>
        </w:rPr>
        <w:t>Hình: Use Case đổi mật khẩu</w:t>
      </w:r>
    </w:p>
    <w:tbl>
      <w:tblPr>
        <w:tblStyle w:val="29"/>
        <w:tblW w:w="9402" w:type="dxa"/>
        <w:tblInd w:w="90" w:type="dxa"/>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
      <w:tblGrid>
        <w:gridCol w:w="2342"/>
        <w:gridCol w:w="3459"/>
        <w:gridCol w:w="3601"/>
      </w:tblGrid>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9402" w:type="dxa"/>
            <w:gridSpan w:val="3"/>
            <w:tcBorders>
              <w:top w:val="single" w:color="000001" w:sz="8" w:space="0"/>
              <w:left w:val="single" w:color="000001" w:sz="8" w:space="0"/>
              <w:bottom w:val="single" w:color="000001" w:sz="4" w:space="0"/>
              <w:right w:val="single" w:color="000001" w:sz="8" w:space="0"/>
            </w:tcBorders>
            <w:shd w:val="clear" w:color="auto" w:fill="D9D9D9"/>
            <w:tcMar>
              <w:left w:w="78" w:type="dxa"/>
            </w:tcMar>
          </w:tcPr>
          <w:p>
            <w:pPr>
              <w:spacing w:before="80" w:after="80" w:line="24" w:lineRule="atLeast"/>
              <w:rPr>
                <w:sz w:val="22"/>
              </w:rPr>
            </w:pPr>
            <w:r>
              <w:rPr>
                <w:b/>
                <w:szCs w:val="26"/>
              </w:rPr>
              <w:t>Use case: UC_REP</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Mục đích:</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48"/>
              <w:spacing w:line="24" w:lineRule="atLeast"/>
              <w:jc w:val="both"/>
              <w:rPr>
                <w:rFonts w:ascii="Times New Roman" w:hAnsi="Times New Roman" w:cs="Times New Roman"/>
                <w:b w:val="0"/>
                <w:bCs w:val="0"/>
                <w:szCs w:val="26"/>
              </w:rPr>
            </w:pPr>
            <w:r>
              <w:rPr>
                <w:rFonts w:ascii="Times New Roman" w:hAnsi="Times New Roman" w:cs="Times New Roman"/>
                <w:b w:val="0"/>
                <w:bCs w:val="0"/>
                <w:szCs w:val="26"/>
              </w:rPr>
              <w:t>Cho phép Người dùng/Người quản lý có thể đổi mật khẩu của mình</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Height w:val="360" w:hRule="atLeast"/>
        </w:trPr>
        <w:tc>
          <w:tcPr>
            <w:tcW w:w="2342" w:type="dxa"/>
            <w:vMerge w:val="restart"/>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Mô tả:</w:t>
            </w:r>
          </w:p>
        </w:tc>
        <w:tc>
          <w:tcPr>
            <w:tcW w:w="3459" w:type="dxa"/>
            <w:vMerge w:val="restart"/>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spacing w:after="120" w:line="24" w:lineRule="atLeast"/>
              <w:ind w:firstLine="0"/>
              <w:rPr>
                <w:szCs w:val="26"/>
                <w:lang w:eastAsia="zh-CN"/>
              </w:rPr>
            </w:pPr>
            <w:r>
              <w:rPr>
                <w:szCs w:val="26"/>
                <w:lang w:eastAsia="zh-CN"/>
              </w:rPr>
              <w:t>Người dùng/Người quản lý sau khi đã đăng nhập thành công chọn chức năng đổi mật khẩu</w:t>
            </w:r>
          </w:p>
        </w:tc>
        <w:tc>
          <w:tcPr>
            <w:tcW w:w="3601" w:type="dxa"/>
            <w:tcBorders>
              <w:top w:val="single" w:color="000001" w:sz="4" w:space="0"/>
              <w:left w:val="single" w:color="000001" w:sz="8" w:space="0"/>
              <w:bottom w:val="single" w:color="000001" w:sz="4" w:space="0"/>
              <w:right w:val="single" w:color="000001" w:sz="8" w:space="0"/>
            </w:tcBorders>
            <w:shd w:val="clear" w:color="auto" w:fill="auto"/>
            <w:tcMar>
              <w:left w:w="78" w:type="dxa"/>
            </w:tcMar>
          </w:tcPr>
          <w:p>
            <w:pPr>
              <w:pStyle w:val="50"/>
              <w:spacing w:line="24" w:lineRule="atLeast"/>
              <w:rPr>
                <w:color w:val="auto"/>
              </w:rPr>
            </w:pPr>
            <w:r>
              <w:rPr>
                <w:rFonts w:ascii="Times New Roman" w:hAnsi="Times New Roman" w:cs="Times New Roman"/>
                <w:i w:val="0"/>
                <w:color w:val="auto"/>
                <w:szCs w:val="26"/>
              </w:rPr>
              <w:t xml:space="preserve">Mức độ cần thiết: </w:t>
            </w:r>
            <w:r>
              <w:rPr>
                <w:rFonts w:ascii="Times New Roman" w:hAnsi="Times New Roman" w:cs="Times New Roman"/>
                <w:i w:val="0"/>
                <w:color w:val="auto"/>
                <w:sz w:val="22"/>
                <w:szCs w:val="26"/>
              </w:rPr>
              <w:t>Trung bình</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Height w:val="360" w:hRule="atLeast"/>
        </w:trPr>
        <w:tc>
          <w:tcPr>
            <w:tcW w:w="2342" w:type="dxa"/>
            <w:vMerge w:val="continue"/>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napToGrid w:val="0"/>
              <w:spacing w:line="24" w:lineRule="atLeast"/>
              <w:rPr>
                <w:rFonts w:ascii="Times New Roman" w:hAnsi="Times New Roman" w:cs="Times New Roman"/>
                <w:color w:val="auto"/>
                <w:szCs w:val="26"/>
                <w:lang w:val="vi-VN"/>
              </w:rPr>
            </w:pPr>
          </w:p>
        </w:tc>
        <w:tc>
          <w:tcPr>
            <w:tcW w:w="3459" w:type="dxa"/>
            <w:vMerge w:val="continue"/>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napToGrid w:val="0"/>
              <w:spacing w:line="24" w:lineRule="atLeast"/>
              <w:rPr>
                <w:rFonts w:ascii="Times New Roman" w:hAnsi="Times New Roman" w:cs="Times New Roman"/>
                <w:i w:val="0"/>
                <w:color w:val="auto"/>
                <w:szCs w:val="26"/>
                <w:lang w:val="vi-VN"/>
              </w:rPr>
            </w:pPr>
          </w:p>
        </w:tc>
        <w:tc>
          <w:tcPr>
            <w:tcW w:w="3601" w:type="dxa"/>
            <w:tcBorders>
              <w:top w:val="single" w:color="000001" w:sz="4" w:space="0"/>
              <w:left w:val="single" w:color="000001" w:sz="8" w:space="0"/>
              <w:bottom w:val="single" w:color="000001" w:sz="4" w:space="0"/>
              <w:right w:val="single" w:color="000001" w:sz="8" w:space="0"/>
            </w:tcBorders>
            <w:shd w:val="clear" w:color="auto" w:fill="auto"/>
            <w:tcMar>
              <w:left w:w="78" w:type="dxa"/>
            </w:tcMar>
          </w:tcPr>
          <w:p>
            <w:pPr>
              <w:pStyle w:val="50"/>
              <w:spacing w:line="24" w:lineRule="atLeast"/>
              <w:rPr>
                <w:color w:val="auto"/>
              </w:rPr>
            </w:pPr>
            <w:r>
              <w:rPr>
                <w:rFonts w:ascii="Times New Roman" w:hAnsi="Times New Roman" w:cs="Times New Roman"/>
                <w:i w:val="0"/>
                <w:color w:val="auto"/>
                <w:szCs w:val="26"/>
              </w:rPr>
              <w:t xml:space="preserve">Phân loại: </w:t>
            </w:r>
            <w:r>
              <w:rPr>
                <w:rFonts w:ascii="Times New Roman" w:hAnsi="Times New Roman" w:cs="Times New Roman"/>
                <w:i w:val="0"/>
                <w:color w:val="auto"/>
                <w:sz w:val="22"/>
                <w:szCs w:val="26"/>
              </w:rPr>
              <w:t>Đơn giản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cantSplit/>
        </w:trPr>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Tác nhân:</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Mọi tác nhân trong hệ thống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Thành phần và mối quan tâm</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snapToGrid w:val="0"/>
              <w:spacing w:after="120" w:line="24" w:lineRule="atLeast"/>
              <w:ind w:firstLine="0"/>
              <w:rPr>
                <w:szCs w:val="26"/>
                <w:lang w:eastAsia="zh-CN"/>
              </w:rPr>
            </w:pPr>
            <w:r>
              <w:rPr>
                <w:szCs w:val="26"/>
                <w:lang w:eastAsia="zh-CN"/>
              </w:rPr>
              <w:t>Người dùng/Người quản lý muốn đổi mật khẩu mới nhầm mục đích bảo mật và thực hiện đổi mật khẩu thành công.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Các mối quan hệ</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spacing w:before="60" w:after="60" w:line="24" w:lineRule="atLeast"/>
              <w:ind w:firstLine="0"/>
            </w:pPr>
            <w:r>
              <w:rPr>
                <w:szCs w:val="26"/>
              </w:rPr>
              <w:t>+ Association (kết hợp):</w:t>
            </w:r>
            <w:r>
              <w:rPr>
                <w:sz w:val="22"/>
                <w:szCs w:val="26"/>
              </w:rPr>
              <w:t xml:space="preserve"> Admin,  Cố vấn, Cán bộ, Học viên</w:t>
            </w:r>
          </w:p>
          <w:p>
            <w:pPr>
              <w:spacing w:line="24" w:lineRule="atLeast"/>
              <w:ind w:firstLine="0"/>
            </w:pPr>
            <w:r>
              <w:rPr>
                <w:szCs w:val="26"/>
              </w:rPr>
              <w:t xml:space="preserve">+ Include(bao gồm): </w:t>
            </w:r>
            <w:r>
              <w:rPr>
                <w:sz w:val="22"/>
                <w:szCs w:val="26"/>
              </w:rPr>
              <w:t>Dang Nhap</w:t>
            </w:r>
          </w:p>
          <w:p>
            <w:pPr>
              <w:spacing w:line="24" w:lineRule="atLeast"/>
              <w:ind w:firstLine="0"/>
              <w:rPr>
                <w:szCs w:val="26"/>
              </w:rPr>
            </w:pPr>
            <w:r>
              <w:rPr>
                <w:szCs w:val="26"/>
              </w:rPr>
              <w:t xml:space="preserve">+ Extend(mở rộng): </w:t>
            </w:r>
          </w:p>
          <w:p>
            <w:pPr>
              <w:spacing w:line="24" w:lineRule="atLeast"/>
              <w:ind w:firstLine="0"/>
              <w:rPr>
                <w:sz w:val="22"/>
              </w:rPr>
            </w:pPr>
            <w:r>
              <w:rPr>
                <w:szCs w:val="26"/>
              </w:rPr>
              <w:t>+ Generalization(tổng quát hóa):</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Điều kiện trước:</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color w:val="auto"/>
                <w:sz w:val="22"/>
              </w:rPr>
            </w:pPr>
            <w:r>
              <w:rPr>
                <w:rFonts w:ascii="Times New Roman" w:hAnsi="Times New Roman" w:cs="Times New Roman"/>
                <w:i w:val="0"/>
                <w:color w:val="auto"/>
                <w:szCs w:val="26"/>
              </w:rPr>
              <w:t>Yêu cầu đăng nhập</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Luồng sự kiện chính (Basic flows)</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spacing w:line="24" w:lineRule="atLeast"/>
              <w:ind w:firstLine="0"/>
              <w:rPr>
                <w:szCs w:val="26"/>
                <w:lang w:eastAsia="zh-CN"/>
              </w:rPr>
            </w:pPr>
            <w:r>
              <w:rPr>
                <w:szCs w:val="26"/>
                <w:lang w:eastAsia="zh-CN"/>
              </w:rPr>
              <w:t>1. Người dùng/Người quản lý đăng nhập vào hệ thống trước khi thao tác đổi mật khẩu</w:t>
            </w:r>
          </w:p>
          <w:p>
            <w:pPr>
              <w:spacing w:line="24" w:lineRule="atLeast"/>
              <w:ind w:firstLine="0"/>
              <w:rPr>
                <w:szCs w:val="26"/>
                <w:lang w:eastAsia="zh-CN"/>
              </w:rPr>
            </w:pPr>
            <w:r>
              <w:rPr>
                <w:szCs w:val="26"/>
                <w:lang w:eastAsia="zh-CN"/>
              </w:rPr>
              <w:t>2. Người dùng/Người quản lý được yêu cầu nhập vào</w:t>
            </w:r>
          </w:p>
          <w:p>
            <w:pPr>
              <w:spacing w:line="24" w:lineRule="atLeast"/>
              <w:ind w:firstLine="0"/>
              <w:rPr>
                <w:szCs w:val="26"/>
                <w:lang w:eastAsia="zh-CN"/>
              </w:rPr>
            </w:pPr>
            <w:r>
              <w:rPr>
                <w:szCs w:val="26"/>
                <w:lang w:eastAsia="zh-CN"/>
              </w:rPr>
              <w:t>- Mật khẩu cũ</w:t>
            </w:r>
          </w:p>
          <w:p>
            <w:pPr>
              <w:spacing w:line="24" w:lineRule="atLeast"/>
              <w:ind w:firstLine="0"/>
              <w:rPr>
                <w:szCs w:val="26"/>
                <w:lang w:eastAsia="zh-CN"/>
              </w:rPr>
            </w:pPr>
            <w:r>
              <w:rPr>
                <w:szCs w:val="26"/>
                <w:lang w:eastAsia="zh-CN"/>
              </w:rPr>
              <w:t>- Mật khẩu mới</w:t>
            </w:r>
          </w:p>
          <w:p>
            <w:pPr>
              <w:spacing w:line="24" w:lineRule="atLeast"/>
              <w:ind w:firstLine="0"/>
              <w:rPr>
                <w:szCs w:val="26"/>
                <w:lang w:eastAsia="zh-CN"/>
              </w:rPr>
            </w:pPr>
            <w:r>
              <w:rPr>
                <w:szCs w:val="26"/>
                <w:lang w:eastAsia="zh-CN"/>
              </w:rPr>
              <w:t>- Nhập lại mật khẩu mới</w:t>
            </w:r>
          </w:p>
          <w:p>
            <w:pPr>
              <w:spacing w:line="24" w:lineRule="atLeast"/>
              <w:ind w:firstLine="0"/>
              <w:rPr>
                <w:szCs w:val="26"/>
                <w:lang w:eastAsia="zh-CN"/>
              </w:rPr>
            </w:pPr>
            <w:r>
              <w:rPr>
                <w:szCs w:val="26"/>
                <w:lang w:eastAsia="zh-CN"/>
              </w:rPr>
              <w:t>3. Hệ thống xác nhận mật khẩu</w:t>
            </w:r>
          </w:p>
          <w:p>
            <w:pPr>
              <w:pStyle w:val="41"/>
              <w:numPr>
                <w:ilvl w:val="0"/>
                <w:numId w:val="22"/>
              </w:numPr>
              <w:spacing w:line="24" w:lineRule="atLeast"/>
              <w:ind w:hanging="419"/>
              <w:contextualSpacing/>
              <w:jc w:val="left"/>
              <w:rPr>
                <w:szCs w:val="26"/>
                <w:lang w:eastAsia="zh-CN"/>
              </w:rPr>
            </w:pPr>
            <w:r>
              <w:rPr>
                <w:szCs w:val="26"/>
                <w:lang w:eastAsia="zh-CN"/>
              </w:rPr>
              <w:t>Xác nhận mật khẩu, nếu mật khẩu cũ đúng và mật khẩu mới hợp lệ thì thao tác này thành công.</w:t>
            </w:r>
          </w:p>
          <w:p>
            <w:pPr>
              <w:spacing w:line="24" w:lineRule="atLeast"/>
              <w:ind w:left="720" w:hanging="419"/>
              <w:rPr>
                <w:szCs w:val="26"/>
                <w:lang w:eastAsia="zh-CN"/>
              </w:rPr>
            </w:pPr>
            <w:r>
              <w:rPr>
                <w:szCs w:val="26"/>
                <w:lang w:eastAsia="zh-CN"/>
              </w:rPr>
              <w:t>Nếu thành công → Thông báo thành công → Sang bước 5.</w:t>
            </w:r>
          </w:p>
          <w:p>
            <w:pPr>
              <w:pStyle w:val="41"/>
              <w:numPr>
                <w:ilvl w:val="0"/>
                <w:numId w:val="22"/>
              </w:numPr>
              <w:spacing w:line="24" w:lineRule="atLeast"/>
              <w:ind w:hanging="419"/>
              <w:contextualSpacing/>
              <w:jc w:val="left"/>
              <w:rPr>
                <w:szCs w:val="26"/>
                <w:lang w:eastAsia="zh-CN"/>
              </w:rPr>
            </w:pPr>
            <w:r>
              <w:rPr>
                <w:szCs w:val="26"/>
                <w:lang w:eastAsia="zh-CN"/>
              </w:rPr>
              <w:t>Ngược lại, thông báo thất bại → Sang bước 2 (nếu Người dùng/Người quản lý muốn) hoặc Sang bước 5</w:t>
            </w:r>
          </w:p>
          <w:p>
            <w:pPr>
              <w:spacing w:line="24" w:lineRule="atLeast"/>
              <w:ind w:firstLine="0"/>
              <w:rPr>
                <w:szCs w:val="26"/>
                <w:lang w:eastAsia="zh-CN"/>
              </w:rPr>
            </w:pPr>
            <w:r>
              <w:rPr>
                <w:szCs w:val="26"/>
                <w:lang w:eastAsia="zh-CN"/>
              </w:rPr>
              <w:t>5. Kết thúc sự kiện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Luồng sự kiện phụ (Alternative Flows):</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Truy xuất vào cơ sở dữ liệu (khi hệ thống xác nhận mật khẩu)</w:t>
            </w:r>
          </w:p>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Cập nhật mật khẩu đã đổi vào cơ sở dữ liệu (nếu thành công)</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c>
          <w:tcPr>
            <w:tcW w:w="2342" w:type="dxa"/>
            <w:tcBorders>
              <w:top w:val="single" w:color="000001" w:sz="4" w:space="0"/>
              <w:left w:val="single" w:color="000001" w:sz="8" w:space="0"/>
              <w:bottom w:val="single" w:color="000001" w:sz="4" w:space="0"/>
              <w:right w:val="single" w:color="000001" w:sz="8" w:space="0"/>
            </w:tcBorders>
            <w:shd w:val="clear" w:color="auto" w:fill="F3F3F3"/>
            <w:tcMar>
              <w:left w:w="78" w:type="dxa"/>
            </w:tcMar>
          </w:tcPr>
          <w:p>
            <w:pPr>
              <w:pStyle w:val="49"/>
              <w:spacing w:line="24" w:lineRule="atLeast"/>
              <w:rPr>
                <w:rFonts w:ascii="Times New Roman" w:hAnsi="Times New Roman" w:cs="Times New Roman"/>
                <w:color w:val="auto"/>
                <w:sz w:val="22"/>
              </w:rPr>
            </w:pPr>
            <w:r>
              <w:rPr>
                <w:rFonts w:ascii="Times New Roman" w:hAnsi="Times New Roman" w:cs="Times New Roman"/>
                <w:color w:val="auto"/>
                <w:szCs w:val="26"/>
              </w:rPr>
              <w:t>Điều kiện sau:</w:t>
            </w:r>
          </w:p>
        </w:tc>
        <w:tc>
          <w:tcPr>
            <w:tcW w:w="7060" w:type="dxa"/>
            <w:gridSpan w:val="2"/>
            <w:tcBorders>
              <w:top w:val="single" w:color="000001" w:sz="4" w:space="0"/>
              <w:left w:val="single" w:color="000001" w:sz="4" w:space="0"/>
              <w:bottom w:val="single" w:color="000001" w:sz="4" w:space="0"/>
              <w:right w:val="single" w:color="000001" w:sz="8" w:space="0"/>
            </w:tcBorders>
            <w:shd w:val="clear" w:color="auto" w:fill="auto"/>
            <w:tcMar>
              <w:left w:w="93" w:type="dxa"/>
            </w:tcMar>
          </w:tcPr>
          <w:p>
            <w:pPr>
              <w:pStyle w:val="50"/>
              <w:spacing w:line="24" w:lineRule="atLeast"/>
              <w:rPr>
                <w:rFonts w:ascii="Times New Roman" w:hAnsi="Times New Roman" w:cs="Times New Roman"/>
                <w:i w:val="0"/>
                <w:color w:val="auto"/>
                <w:szCs w:val="26"/>
              </w:rPr>
            </w:pPr>
            <w:r>
              <w:rPr>
                <w:rFonts w:ascii="Times New Roman" w:hAnsi="Times New Roman" w:cs="Times New Roman"/>
                <w:i w:val="0"/>
                <w:color w:val="auto"/>
                <w:szCs w:val="26"/>
              </w:rPr>
              <w:t>Thực hiện đổi mới mật khẩu thành công hoặc kết thúc sự kiện</w:t>
            </w:r>
          </w:p>
        </w:tc>
      </w:tr>
      <w:tr>
        <w:tblPrEx>
          <w:tblBorders>
            <w:top w:val="single" w:color="000001" w:sz="8" w:space="0"/>
            <w:left w:val="single" w:color="000001" w:sz="8" w:space="0"/>
            <w:bottom w:val="single" w:color="000001" w:sz="4" w:space="0"/>
            <w:right w:val="single" w:color="000001" w:sz="8" w:space="0"/>
            <w:insideH w:val="single" w:color="000001" w:sz="4" w:space="0"/>
            <w:insideV w:val="single" w:color="000001" w:sz="8" w:space="0"/>
          </w:tblBorders>
          <w:tblLayout w:type="fixed"/>
          <w:tblCellMar>
            <w:top w:w="0" w:type="dxa"/>
            <w:left w:w="78" w:type="dxa"/>
            <w:bottom w:w="0" w:type="dxa"/>
            <w:right w:w="108" w:type="dxa"/>
          </w:tblCellMar>
        </w:tblPrEx>
        <w:trPr>
          <w:trHeight w:val="395" w:hRule="atLeast"/>
        </w:trPr>
        <w:tc>
          <w:tcPr>
            <w:tcW w:w="2342" w:type="dxa"/>
            <w:tcBorders>
              <w:top w:val="single" w:color="000001" w:sz="4" w:space="0"/>
              <w:left w:val="single" w:color="000001" w:sz="8" w:space="0"/>
              <w:bottom w:val="single" w:color="000001" w:sz="8" w:space="0"/>
              <w:right w:val="single" w:color="000001" w:sz="8" w:space="0"/>
            </w:tcBorders>
            <w:shd w:val="clear" w:color="auto" w:fill="D8D8D8" w:themeFill="background1" w:themeFillShade="D9"/>
            <w:tcMar>
              <w:left w:w="78" w:type="dxa"/>
            </w:tcMar>
          </w:tcPr>
          <w:p>
            <w:pPr>
              <w:pStyle w:val="49"/>
              <w:spacing w:line="24" w:lineRule="atLeast"/>
              <w:rPr>
                <w:rFonts w:ascii="Times New Roman" w:hAnsi="Times New Roman" w:cs="Times New Roman"/>
                <w:color w:val="auto"/>
                <w:szCs w:val="26"/>
              </w:rPr>
            </w:pPr>
          </w:p>
        </w:tc>
        <w:tc>
          <w:tcPr>
            <w:tcW w:w="7060" w:type="dxa"/>
            <w:gridSpan w:val="2"/>
            <w:tcBorders>
              <w:top w:val="single" w:color="000001" w:sz="4" w:space="0"/>
              <w:left w:val="single" w:color="000001" w:sz="4" w:space="0"/>
              <w:bottom w:val="single" w:color="000001" w:sz="8" w:space="0"/>
              <w:right w:val="single" w:color="000001" w:sz="8" w:space="0"/>
            </w:tcBorders>
            <w:shd w:val="clear" w:color="auto" w:fill="D8D8D8" w:themeFill="background1" w:themeFillShade="D9"/>
            <w:tcMar>
              <w:left w:w="93" w:type="dxa"/>
            </w:tcMar>
          </w:tcPr>
          <w:p>
            <w:pPr>
              <w:pStyle w:val="50"/>
              <w:spacing w:line="24" w:lineRule="atLeast"/>
              <w:rPr>
                <w:rFonts w:ascii="Times New Roman" w:hAnsi="Times New Roman" w:cs="Times New Roman"/>
                <w:color w:val="auto"/>
                <w:sz w:val="22"/>
              </w:rPr>
            </w:pPr>
          </w:p>
        </w:tc>
      </w:tr>
    </w:tbl>
    <w:p>
      <w:pPr>
        <w:ind w:right="424" w:firstLine="0"/>
        <w:rPr>
          <w:b/>
          <w:lang w:eastAsia="zh-CN"/>
        </w:rPr>
      </w:pPr>
    </w:p>
    <w:p>
      <w:pPr>
        <w:pStyle w:val="4"/>
      </w:pPr>
      <w:bookmarkStart w:id="76" w:name="_Toc531547442"/>
      <w:r>
        <w:t>UC_STM</w:t>
      </w:r>
      <w:bookmarkEnd w:id="76"/>
    </w:p>
    <w:p>
      <w:pPr>
        <w:ind w:right="424" w:firstLine="0"/>
        <w:rPr>
          <w:b/>
          <w:lang w:eastAsia="zh-CN"/>
        </w:rPr>
      </w:pPr>
      <w:r>
        <w:drawing>
          <wp:inline distT="0" distB="0" distL="0" distR="0">
            <wp:extent cx="5580380" cy="2420620"/>
            <wp:effectExtent l="57150" t="57150" r="115570" b="113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3"/>
                    <a:stretch>
                      <a:fillRect/>
                    </a:stretch>
                  </pic:blipFill>
                  <pic:spPr>
                    <a:xfrm>
                      <a:off x="0" y="0"/>
                      <a:ext cx="5580380" cy="242062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right="424" w:firstLine="0"/>
        <w:jc w:val="center"/>
        <w:rPr>
          <w:i/>
          <w:lang w:eastAsia="zh-CN"/>
        </w:rPr>
      </w:pPr>
      <w:r>
        <w:rPr>
          <w:i/>
          <w:lang w:eastAsia="zh-CN"/>
        </w:rPr>
        <w:t>Hình: Use Case đổi mật khẩu</w:t>
      </w:r>
    </w:p>
    <w:tbl>
      <w:tblPr>
        <w:tblStyle w:val="29"/>
        <w:tblW w:w="9382" w:type="dxa"/>
        <w:tblInd w:w="108" w:type="dxa"/>
        <w:tblLayout w:type="fixed"/>
        <w:tblCellMar>
          <w:top w:w="0" w:type="dxa"/>
          <w:left w:w="108" w:type="dxa"/>
          <w:bottom w:w="0" w:type="dxa"/>
          <w:right w:w="108" w:type="dxa"/>
        </w:tblCellMar>
      </w:tblPr>
      <w:tblGrid>
        <w:gridCol w:w="2343"/>
        <w:gridCol w:w="3459"/>
        <w:gridCol w:w="3580"/>
      </w:tblGrid>
      <w:tr>
        <w:tblPrEx>
          <w:tblLayout w:type="fixed"/>
          <w:tblCellMar>
            <w:top w:w="0" w:type="dxa"/>
            <w:left w:w="108" w:type="dxa"/>
            <w:bottom w:w="0" w:type="dxa"/>
            <w:right w:w="108" w:type="dxa"/>
          </w:tblCellMar>
        </w:tblPrEx>
        <w:tc>
          <w:tcPr>
            <w:tcW w:w="9382"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rPr>
            </w:pPr>
            <w:r>
              <w:rPr>
                <w:b/>
                <w:szCs w:val="24"/>
              </w:rPr>
              <w:t>Use case: UC_QLSV</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học viên</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quản trị/ người dùng chọn tính năng quản lý </w:t>
            </w:r>
            <w:r>
              <w:rPr>
                <w:rFonts w:ascii="Times New Roman" w:hAnsi="Times New Roman" w:cs="Times New Roman"/>
                <w:i w:val="0"/>
                <w:color w:val="auto"/>
                <w:lang w:val="vi-VN"/>
              </w:rPr>
              <w:t xml:space="preserve">sinh </w:t>
            </w:r>
            <w:r>
              <w:rPr>
                <w:rFonts w:ascii="Times New Roman" w:hAnsi="Times New Roman" w:cs="Times New Roman"/>
                <w:i w:val="0"/>
                <w:color w:val="auto"/>
              </w:rPr>
              <w:t>học viên</w:t>
            </w:r>
          </w:p>
        </w:tc>
        <w:tc>
          <w:tcPr>
            <w:tcW w:w="3580"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3580"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 học viên, Sửa học viên, Xóa học viên</w:t>
            </w:r>
            <w:r>
              <w:rPr>
                <w:rFonts w:ascii="Times New Roman" w:hAnsi="Times New Roman" w:cs="Times New Roman"/>
                <w:i w:val="0"/>
                <w:color w:val="auto"/>
              </w:rPr>
              <w:t>, Khóa tài khoản học viên, Xem chi tiế học viên, Xem bảng đăng ký học viên, Chấm điểm học viên, Import danh sách, Export danh sách.</w:t>
            </w:r>
          </w:p>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 Xem chi tiết học viên, Xem bảng đăng ký học viên, Chấm điểm học viên.</w:t>
            </w:r>
          </w:p>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 Xem chi tiết học viên, Xem bảng đăng ký học viên, Chấm điểm học viên</w:t>
            </w:r>
          </w:p>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 Xem chi tiết thông tin của mình, Xem bảng đăng ký học viên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pPr>
            <w:r>
              <w:rPr>
                <w:szCs w:val="24"/>
              </w:rPr>
              <w:t xml:space="preserve">+ Association (kết hợp): </w:t>
            </w:r>
            <w:r>
              <w:rPr>
                <w:sz w:val="22"/>
                <w:szCs w:val="26"/>
              </w:rPr>
              <w:t>Admin,  Cố vấn, Cán bộ, Học viên</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 xml:space="preserve">Extend(mở rộng): </w:t>
            </w:r>
            <w:r>
              <w:rPr>
                <w:rFonts w:ascii="Times New Roman" w:hAnsi="Times New Roman" w:cs="Times New Roman"/>
                <w:i w:val="0"/>
                <w:color w:val="auto"/>
              </w:rPr>
              <w:t xml:space="preserve">: </w:t>
            </w:r>
            <w:r>
              <w:rPr>
                <w:rFonts w:ascii="Times New Roman" w:hAnsi="Times New Roman" w:cs="Times New Roman"/>
                <w:i w:val="0"/>
                <w:color w:val="auto"/>
                <w:lang w:val="vi-VN"/>
              </w:rPr>
              <w:t>Thêm học viên, Sửa học viên, Xóa học viên</w:t>
            </w:r>
            <w:r>
              <w:rPr>
                <w:rFonts w:ascii="Times New Roman" w:hAnsi="Times New Roman" w:cs="Times New Roman"/>
                <w:i w:val="0"/>
                <w:color w:val="auto"/>
              </w:rPr>
              <w:t>, Khóa tài khoản học viên, Xem chi tiế học viên, Xem bảng đăng ký học viên, Chấm điểm học viên, Import danh sách, Export danh sách.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hoặc riêng học viên thì chọn thông tin các nhân.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9 chức năng (Tùy theo mức phần quyền mà mỗi chức năng có được phép thực hiện hay không)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b/>
                <w:i w:val="0"/>
                <w:color w:val="auto"/>
              </w:rPr>
              <w:t>Thêm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thêm một tài khoản học viên vào danh sách các sinh viên, Sinh viên có thể dùng tài khoản này để đăng nhập vào hệ thống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2:  </w:t>
            </w:r>
            <w:r>
              <w:rPr>
                <w:rFonts w:ascii="Times New Roman" w:hAnsi="Times New Roman" w:cs="Times New Roman"/>
                <w:b/>
                <w:i w:val="0"/>
                <w:color w:val="auto"/>
                <w:lang w:val="vi-VN"/>
              </w:rPr>
              <w:t>Sửa học viên</w:t>
            </w:r>
            <w:r>
              <w:rPr>
                <w:rFonts w:ascii="Times New Roman" w:hAnsi="Times New Roman" w:cs="Times New Roman"/>
                <w:i w:val="0"/>
                <w:color w:val="auto"/>
              </w:rPr>
              <w:t xml:space="preserve">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sủa thông tin về một học viên khi cần thiết.</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rPr>
              <w:t xml:space="preserve">Sub 3: Nếu chọn </w:t>
            </w:r>
            <w:r>
              <w:rPr>
                <w:rFonts w:ascii="Times New Roman" w:hAnsi="Times New Roman" w:cs="Times New Roman"/>
                <w:b/>
                <w:i w:val="0"/>
                <w:color w:val="auto"/>
              </w:rPr>
              <w:t>Xóa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xóa một học viên khỏi danh sách các sinh học, sau khi xóa sinh viên sẽ không thể đăng nhập vào tài khoản này nữa.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4: </w:t>
            </w:r>
            <w:r>
              <w:rPr>
                <w:rFonts w:ascii="Times New Roman" w:hAnsi="Times New Roman" w:cs="Times New Roman"/>
                <w:b/>
                <w:i w:val="0"/>
                <w:color w:val="auto"/>
              </w:rPr>
              <w:t>Xem chi tiết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Cố vấn, Cán bộ có quyền hiển thị thông tin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Học viên viên có quyền hiển thị tài khoản của mình.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Pr>
                <w:rFonts w:ascii="Times New Roman" w:hAnsi="Times New Roman" w:cs="Times New Roman"/>
                <w:b/>
                <w:i w:val="0"/>
                <w:color w:val="auto"/>
              </w:rPr>
              <w:t>Khóa tài khoản học viên</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khóa tài khoản một học viên, sau khi khóa học viên sẽ không thể đăng nhập vào tài khoản này nữa. Tuy nhiên tài khoản vẫn còn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Pr>
                <w:rFonts w:ascii="Times New Roman" w:hAnsi="Times New Roman" w:cs="Times New Roman"/>
                <w:b/>
                <w:i w:val="0"/>
                <w:color w:val="auto"/>
              </w:rPr>
              <w:t>Tìm kiếm học viên</w:t>
            </w:r>
            <w:r>
              <w:rPr>
                <w:rFonts w:ascii="Times New Roman" w:hAnsi="Times New Roman" w:cs="Times New Roman"/>
                <w:i w:val="0"/>
                <w:color w:val="auto"/>
              </w:rPr>
              <w:t xml:space="preserve">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Cố vấn, Cán bộ có thể tìm kiếm thông tin học viên trên danh sách các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Pr>
                <w:rFonts w:ascii="Times New Roman" w:hAnsi="Times New Roman" w:cs="Times New Roman"/>
                <w:i w:val="0"/>
                <w:color w:val="auto"/>
              </w:rPr>
              <w:t xml:space="preserve">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Cố vấn, Cán bộ có thể chấm điểm học viên đưa trên quyền hạn mà mỗi loại phân quyền tài khoản được chấm mục nào, không được chấm mục nào.</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w:t>
            </w:r>
            <w:r>
              <w:rPr>
                <w:rFonts w:ascii="Times New Roman" w:hAnsi="Times New Roman" w:cs="Times New Roman"/>
                <w:b/>
                <w:i w:val="0"/>
                <w:color w:val="auto"/>
              </w:rPr>
              <w:t>Xem bảng đăng ký</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Cố vấn, Cán bộ có quyền hiển thị bản đăng ký thi đua học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Học viên viên có quyền hiển thị bảng đăng ký của mình và tiến hành chỉnh sửa.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Sub 9:</w:t>
            </w:r>
            <w:r>
              <w:rPr>
                <w:rFonts w:ascii="Times New Roman" w:hAnsi="Times New Roman" w:cs="Times New Roman"/>
                <w:b/>
                <w:i w:val="0"/>
                <w:color w:val="auto"/>
              </w:rPr>
              <w:t xml:space="preserve"> Import danh sách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từ file excel.</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thành file excel, csv, pdf, sao chép vào clipboard.</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 3. Kết thúc sự kiện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7039"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Mỗi tài khoản thực hiện luôn phiên các Sub được phép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7039"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5, 6, 7, 8, 9 ,10) đã chọn</w:t>
            </w:r>
          </w:p>
        </w:tc>
      </w:tr>
    </w:tbl>
    <w:p>
      <w:pPr>
        <w:ind w:right="424" w:firstLine="0"/>
        <w:rPr>
          <w:b/>
          <w:lang w:eastAsia="zh-CN"/>
        </w:rPr>
      </w:pPr>
    </w:p>
    <w:p>
      <w:pPr>
        <w:pStyle w:val="4"/>
      </w:pPr>
      <w:bookmarkStart w:id="77" w:name="_Toc531547443"/>
      <w:r>
        <w:t>UC_TEM</w:t>
      </w:r>
      <w:bookmarkEnd w:id="77"/>
    </w:p>
    <w:p>
      <w:pPr>
        <w:ind w:right="424" w:firstLine="0"/>
        <w:jc w:val="center"/>
        <w:rPr>
          <w:b/>
          <w:lang w:eastAsia="zh-CN"/>
        </w:rPr>
      </w:pPr>
      <w:r>
        <w:drawing>
          <wp:inline distT="0" distB="0" distL="0" distR="0">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4"/>
                    <a:stretch>
                      <a:fillRect/>
                    </a:stretch>
                  </pic:blipFill>
                  <pic:spPr>
                    <a:xfrm>
                      <a:off x="0" y="0"/>
                      <a:ext cx="5588582" cy="2593336"/>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right="424" w:firstLine="0"/>
        <w:jc w:val="center"/>
        <w:rPr>
          <w:i/>
          <w:lang w:eastAsia="zh-CN"/>
        </w:rPr>
      </w:pPr>
      <w:r>
        <w:rPr>
          <w:i/>
          <w:lang w:eastAsia="zh-CN"/>
        </w:rPr>
        <w:t>Hình:Use Case quản lý cố vấn</w:t>
      </w:r>
    </w:p>
    <w:tbl>
      <w:tblPr>
        <w:tblStyle w:val="29"/>
        <w:tblW w:w="8789" w:type="dxa"/>
        <w:tblInd w:w="-10" w:type="dxa"/>
        <w:tblLayout w:type="fixed"/>
        <w:tblCellMar>
          <w:top w:w="0" w:type="dxa"/>
          <w:left w:w="108" w:type="dxa"/>
          <w:bottom w:w="0" w:type="dxa"/>
          <w:right w:w="108" w:type="dxa"/>
        </w:tblCellMar>
      </w:tblPr>
      <w:tblGrid>
        <w:gridCol w:w="2343"/>
        <w:gridCol w:w="3459"/>
        <w:gridCol w:w="2987"/>
      </w:tblGrid>
      <w:tr>
        <w:tblPrEx>
          <w:tblLayout w:type="fixed"/>
          <w:tblCellMar>
            <w:top w:w="0" w:type="dxa"/>
            <w:left w:w="108" w:type="dxa"/>
            <w:bottom w:w="0" w:type="dxa"/>
            <w:right w:w="108" w:type="dxa"/>
          </w:tblCellMar>
        </w:tblPrEx>
        <w:tc>
          <w:tcPr>
            <w:tcW w:w="8789"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rPr>
            </w:pPr>
            <w:r>
              <w:rPr>
                <w:b/>
                <w:szCs w:val="24"/>
              </w:rPr>
              <w:t>Use case: UC_TEM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cố vấn</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cố vấn</w:t>
            </w: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w:t>
            </w:r>
            <w:r>
              <w:rPr>
                <w:rFonts w:ascii="Times New Roman" w:hAnsi="Times New Roman" w:cs="Times New Roman"/>
                <w:i w:val="0"/>
                <w:color w:val="auto"/>
              </w:rPr>
              <w:t xml:space="preserve"> cố vấn,</w:t>
            </w:r>
            <w:r>
              <w:rPr>
                <w:rFonts w:ascii="Times New Roman" w:hAnsi="Times New Roman" w:cs="Times New Roman"/>
                <w:i w:val="0"/>
                <w:color w:val="auto"/>
                <w:lang w:val="vi-VN"/>
              </w:rPr>
              <w:t xml:space="preserve"> Sửa </w:t>
            </w:r>
            <w:r>
              <w:rPr>
                <w:rFonts w:ascii="Times New Roman" w:hAnsi="Times New Roman" w:cs="Times New Roman"/>
                <w:i w:val="0"/>
                <w:color w:val="auto"/>
              </w:rPr>
              <w:t>cố vấn</w:t>
            </w:r>
            <w:r>
              <w:rPr>
                <w:rFonts w:ascii="Times New Roman" w:hAnsi="Times New Roman" w:cs="Times New Roman"/>
                <w:i w:val="0"/>
                <w:color w:val="auto"/>
                <w:lang w:val="vi-VN"/>
              </w:rPr>
              <w:t xml:space="preserve">, </w:t>
            </w:r>
            <w:r>
              <w:rPr>
                <w:rFonts w:ascii="Times New Roman" w:hAnsi="Times New Roman" w:cs="Times New Roman"/>
                <w:i w:val="0"/>
                <w:color w:val="auto"/>
              </w:rPr>
              <w:t>Xóa cố vấn, Xem chi tiết cố vấn, Tìm kiếm cố vấn, Export danh sách, Imprt danh sách.</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 Association (kết hợp): </w:t>
            </w:r>
            <w:r>
              <w:rPr>
                <w:szCs w:val="24"/>
                <w:lang w:val="vi-VN"/>
              </w:rPr>
              <w:t>Người quản lý</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 Thêm</w:t>
            </w:r>
            <w:r>
              <w:rPr>
                <w:rFonts w:ascii="Times New Roman" w:hAnsi="Times New Roman" w:cs="Times New Roman"/>
                <w:i w:val="0"/>
                <w:color w:val="auto"/>
              </w:rPr>
              <w:t xml:space="preserve"> cố vấn,</w:t>
            </w:r>
            <w:r>
              <w:rPr>
                <w:rFonts w:ascii="Times New Roman" w:hAnsi="Times New Roman" w:cs="Times New Roman"/>
                <w:i w:val="0"/>
                <w:color w:val="auto"/>
                <w:lang w:val="vi-VN"/>
              </w:rPr>
              <w:t xml:space="preserve"> Sửa </w:t>
            </w:r>
            <w:r>
              <w:rPr>
                <w:rFonts w:ascii="Times New Roman" w:hAnsi="Times New Roman" w:cs="Times New Roman"/>
                <w:i w:val="0"/>
                <w:color w:val="auto"/>
              </w:rPr>
              <w:t>cố vấn</w:t>
            </w:r>
            <w:r>
              <w:rPr>
                <w:rFonts w:ascii="Times New Roman" w:hAnsi="Times New Roman" w:cs="Times New Roman"/>
                <w:i w:val="0"/>
                <w:color w:val="auto"/>
                <w:lang w:val="vi-VN"/>
              </w:rPr>
              <w:t xml:space="preserve">, </w:t>
            </w:r>
            <w:r>
              <w:rPr>
                <w:rFonts w:ascii="Times New Roman" w:hAnsi="Times New Roman" w:cs="Times New Roman"/>
                <w:i w:val="0"/>
                <w:color w:val="auto"/>
              </w:rPr>
              <w:t>Xóa cố vấn, Xem chi tiết cố vấn, Tìm kiếm cố vấn, Export danh sách, Imprt danh sách</w:t>
            </w:r>
            <w:r>
              <w:rPr>
                <w:rFonts w:ascii="Times New Roman" w:hAnsi="Times New Roman" w:cs="Times New Roman"/>
                <w:i w:val="0"/>
                <w:color w:val="auto"/>
                <w:lang w:val="vi-VN"/>
              </w:rPr>
              <w:t xml:space="preserve"> </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quản lý cố vấn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w:t>
            </w:r>
            <w:r>
              <w:rPr>
                <w:rFonts w:ascii="Times New Roman" w:hAnsi="Times New Roman" w:cs="Times New Roman"/>
                <w:i w:val="0"/>
                <w:color w:val="auto"/>
                <w:lang w:val="vi-VN"/>
              </w:rPr>
              <w:t>quản lý</w:t>
            </w:r>
            <w:r>
              <w:rPr>
                <w:rFonts w:ascii="Times New Roman" w:hAnsi="Times New Roman" w:cs="Times New Roman"/>
                <w:i w:val="0"/>
                <w:color w:val="auto"/>
              </w:rPr>
              <w:t xml:space="preserve">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Nếu chọn </w:t>
            </w:r>
            <w:r>
              <w:rPr>
                <w:rFonts w:ascii="Times New Roman" w:hAnsi="Times New Roman" w:cs="Times New Roman"/>
                <w:b/>
                <w:i w:val="0"/>
                <w:color w:val="auto"/>
              </w:rPr>
              <w:t>Thêm cố vấn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thêm một tài khoản cố vấn vào danh sách các cố vấn, Cố vấn có thể dùng tài khoản này để đăng nhập vào hệ thống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2: Nếu chọn </w:t>
            </w:r>
            <w:r>
              <w:rPr>
                <w:rFonts w:ascii="Times New Roman" w:hAnsi="Times New Roman" w:cs="Times New Roman"/>
                <w:b/>
                <w:i w:val="0"/>
                <w:color w:val="auto"/>
                <w:lang w:val="vi-VN"/>
              </w:rPr>
              <w:t xml:space="preserve">Sửa </w:t>
            </w:r>
            <w:r>
              <w:rPr>
                <w:rFonts w:ascii="Times New Roman" w:hAnsi="Times New Roman" w:cs="Times New Roman"/>
                <w:b/>
                <w:i w:val="0"/>
                <w:color w:val="auto"/>
              </w:rPr>
              <w:t>cố vấn</w:t>
            </w:r>
            <w:r>
              <w:rPr>
                <w:rFonts w:ascii="Times New Roman" w:hAnsi="Times New Roman" w:cs="Times New Roman"/>
                <w:i w:val="0"/>
                <w:color w:val="auto"/>
              </w:rPr>
              <w:t xml:space="preserve">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sửa thông tin về một cán bộ khi cần thiết.</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3: Nếu chọn </w:t>
            </w:r>
            <w:r>
              <w:rPr>
                <w:rFonts w:ascii="Times New Roman" w:hAnsi="Times New Roman" w:cs="Times New Roman"/>
                <w:b/>
                <w:i w:val="0"/>
                <w:color w:val="auto"/>
              </w:rPr>
              <w:t>Xóa</w:t>
            </w:r>
            <w:r>
              <w:rPr>
                <w:rFonts w:ascii="Times New Roman" w:hAnsi="Times New Roman" w:cs="Times New Roman"/>
                <w:b/>
                <w:i w:val="0"/>
                <w:color w:val="auto"/>
                <w:lang w:val="vi-VN"/>
              </w:rPr>
              <w:t xml:space="preserve"> </w:t>
            </w:r>
            <w:r>
              <w:rPr>
                <w:rFonts w:ascii="Times New Roman" w:hAnsi="Times New Roman" w:cs="Times New Roman"/>
                <w:b/>
                <w:i w:val="0"/>
                <w:color w:val="auto"/>
              </w:rPr>
              <w:t>cố vấn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xóa một cố vấn khỏi danh sách cố vấn, sau khi xóa cố vấn sẽ không thể đăng nhập vào tài khoản này nữa.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4: Nếu chọn </w:t>
            </w:r>
            <w:r>
              <w:rPr>
                <w:rFonts w:ascii="Times New Roman" w:hAnsi="Times New Roman" w:cs="Times New Roman"/>
                <w:b/>
                <w:i w:val="0"/>
                <w:color w:val="auto"/>
              </w:rPr>
              <w:t>Xem chi tiết cố vấn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cố vấn</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Pr>
                <w:rFonts w:ascii="Times New Roman" w:hAnsi="Times New Roman" w:cs="Times New Roman"/>
                <w:b/>
                <w:i w:val="0"/>
                <w:color w:val="auto"/>
              </w:rPr>
              <w:t>Tìm kiếm cố vấn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cố vấn thông qua các từ khóa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Pr>
                <w:rFonts w:ascii="Times New Roman" w:hAnsi="Times New Roman" w:cs="Times New Roman"/>
                <w:b/>
                <w:i w:val="0"/>
                <w:color w:val="auto"/>
              </w:rPr>
              <w:t>Export danh sách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cố vấn thành file excel, csv, pdf và sao chép vào clipboard.</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 danh sách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cố vấn từ file excel vào cơ sở dữ liệu.</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3. Kết thúc sự kiện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446"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5, 6, 7) đã chọn</w:t>
            </w:r>
          </w:p>
        </w:tc>
      </w:tr>
    </w:tbl>
    <w:p>
      <w:pPr>
        <w:ind w:right="424" w:firstLine="0"/>
        <w:jc w:val="center"/>
        <w:rPr>
          <w:i/>
          <w:lang w:eastAsia="zh-CN"/>
        </w:rPr>
      </w:pPr>
    </w:p>
    <w:p>
      <w:pPr>
        <w:pStyle w:val="4"/>
      </w:pPr>
      <w:bookmarkStart w:id="78" w:name="_Toc531547444"/>
      <w:r>
        <w:t>UC_EMM</w:t>
      </w:r>
      <w:bookmarkEnd w:id="78"/>
    </w:p>
    <w:p>
      <w:pPr>
        <w:ind w:right="-1" w:firstLine="0"/>
        <w:jc w:val="center"/>
        <w:rPr>
          <w:i/>
          <w:lang w:eastAsia="zh-CN"/>
        </w:rPr>
      </w:pPr>
      <w:r>
        <w:drawing>
          <wp:inline distT="0" distB="0" distL="0" distR="0">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a:stretch>
                      <a:fillRect/>
                    </a:stretch>
                  </pic:blipFill>
                  <pic:spPr>
                    <a:xfrm>
                      <a:off x="0" y="0"/>
                      <a:ext cx="5580380" cy="2718435"/>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right="424" w:firstLine="0"/>
        <w:jc w:val="center"/>
        <w:rPr>
          <w:i/>
          <w:lang w:eastAsia="zh-CN"/>
        </w:rPr>
      </w:pPr>
      <w:r>
        <w:rPr>
          <w:i/>
          <w:lang w:eastAsia="zh-CN"/>
        </w:rPr>
        <w:t>Hình: Use Case quản lý cán bộ</w:t>
      </w:r>
    </w:p>
    <w:tbl>
      <w:tblPr>
        <w:tblStyle w:val="29"/>
        <w:tblW w:w="8789" w:type="dxa"/>
        <w:tblInd w:w="-10" w:type="dxa"/>
        <w:tblLayout w:type="fixed"/>
        <w:tblCellMar>
          <w:top w:w="0" w:type="dxa"/>
          <w:left w:w="108" w:type="dxa"/>
          <w:bottom w:w="0" w:type="dxa"/>
          <w:right w:w="108" w:type="dxa"/>
        </w:tblCellMar>
      </w:tblPr>
      <w:tblGrid>
        <w:gridCol w:w="2343"/>
        <w:gridCol w:w="3459"/>
        <w:gridCol w:w="2987"/>
      </w:tblGrid>
      <w:tr>
        <w:tblPrEx>
          <w:tblLayout w:type="fixed"/>
          <w:tblCellMar>
            <w:top w:w="0" w:type="dxa"/>
            <w:left w:w="108" w:type="dxa"/>
            <w:bottom w:w="0" w:type="dxa"/>
            <w:right w:w="108" w:type="dxa"/>
          </w:tblCellMar>
        </w:tblPrEx>
        <w:tc>
          <w:tcPr>
            <w:tcW w:w="8789"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rPr>
            </w:pPr>
            <w:r>
              <w:rPr>
                <w:b/>
                <w:szCs w:val="24"/>
              </w:rPr>
              <w:t>Use case: UC_EMM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cán bộ</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lang w:val="vi-VN"/>
              </w:rPr>
              <w:t>cán bộ</w:t>
            </w: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w:t>
            </w:r>
            <w:r>
              <w:rPr>
                <w:rFonts w:ascii="Times New Roman" w:hAnsi="Times New Roman" w:cs="Times New Roman"/>
                <w:i w:val="0"/>
                <w:color w:val="auto"/>
              </w:rPr>
              <w:t xml:space="preserve"> cán bộ,</w:t>
            </w:r>
            <w:r>
              <w:rPr>
                <w:rFonts w:ascii="Times New Roman" w:hAnsi="Times New Roman" w:cs="Times New Roman"/>
                <w:i w:val="0"/>
                <w:color w:val="auto"/>
                <w:lang w:val="vi-VN"/>
              </w:rPr>
              <w:t xml:space="preserve"> Sửa </w:t>
            </w:r>
            <w:r>
              <w:rPr>
                <w:rFonts w:ascii="Times New Roman" w:hAnsi="Times New Roman" w:cs="Times New Roman"/>
                <w:i w:val="0"/>
                <w:color w:val="auto"/>
              </w:rPr>
              <w:t>cán bộ</w:t>
            </w:r>
            <w:r>
              <w:rPr>
                <w:rFonts w:ascii="Times New Roman" w:hAnsi="Times New Roman" w:cs="Times New Roman"/>
                <w:i w:val="0"/>
                <w:color w:val="auto"/>
                <w:lang w:val="vi-VN"/>
              </w:rPr>
              <w:t xml:space="preserve">, </w:t>
            </w:r>
            <w:r>
              <w:rPr>
                <w:rFonts w:ascii="Times New Roman" w:hAnsi="Times New Roman" w:cs="Times New Roman"/>
                <w:i w:val="0"/>
                <w:color w:val="auto"/>
              </w:rPr>
              <w:t>Xóa cán bộ, Xem chi tiết cán bộ, Tìm kiếm cán bộ, Export danh sách cán bộ, Imprt danh sách cán bộ, Điều hướng phân quyền cán bộ.</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+Association (kết hợp): </w:t>
            </w:r>
            <w:r>
              <w:rPr>
                <w:szCs w:val="24"/>
                <w:lang w:val="vi-VN"/>
              </w:rPr>
              <w:t>Người quản lý</w:t>
            </w:r>
          </w:p>
          <w:p>
            <w:pPr>
              <w:spacing w:line="24" w:lineRule="atLeast"/>
              <w:ind w:firstLine="0"/>
              <w:rPr>
                <w:szCs w:val="24"/>
                <w:lang w:val="vi-VN"/>
              </w:rPr>
            </w:pPr>
            <w:r>
              <w:rPr>
                <w:szCs w:val="24"/>
              </w:rPr>
              <w:t xml:space="preserve">+Include(bao gồm): </w:t>
            </w:r>
            <w:r>
              <w:rPr>
                <w:szCs w:val="24"/>
                <w:lang w:val="vi-VN"/>
              </w:rPr>
              <w:t>Đăng nhập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+Extend(mở rộng): Thêm</w:t>
            </w:r>
            <w:r>
              <w:rPr>
                <w:rFonts w:ascii="Times New Roman" w:hAnsi="Times New Roman" w:cs="Times New Roman"/>
                <w:i w:val="0"/>
                <w:color w:val="auto"/>
              </w:rPr>
              <w:t xml:space="preserve"> cán bộ,</w:t>
            </w:r>
            <w:r>
              <w:rPr>
                <w:rFonts w:ascii="Times New Roman" w:hAnsi="Times New Roman" w:cs="Times New Roman"/>
                <w:i w:val="0"/>
                <w:color w:val="auto"/>
                <w:lang w:val="vi-VN"/>
              </w:rPr>
              <w:t xml:space="preserve"> Sửa </w:t>
            </w:r>
            <w:r>
              <w:rPr>
                <w:rFonts w:ascii="Times New Roman" w:hAnsi="Times New Roman" w:cs="Times New Roman"/>
                <w:i w:val="0"/>
                <w:color w:val="auto"/>
              </w:rPr>
              <w:t>cán bộ</w:t>
            </w:r>
            <w:r>
              <w:rPr>
                <w:rFonts w:ascii="Times New Roman" w:hAnsi="Times New Roman" w:cs="Times New Roman"/>
                <w:i w:val="0"/>
                <w:color w:val="auto"/>
                <w:lang w:val="vi-VN"/>
              </w:rPr>
              <w:t xml:space="preserve">, </w:t>
            </w:r>
            <w:r>
              <w:rPr>
                <w:rFonts w:ascii="Times New Roman" w:hAnsi="Times New Roman" w:cs="Times New Roman"/>
                <w:i w:val="0"/>
                <w:color w:val="auto"/>
              </w:rPr>
              <w:t>Xóa cán bộ, Xem chi tiết cán bộ, Tìm kiếm cán bộ, Export danh sách cán bộ, Imprt danh sách cán bộ, Điều hướng phân quyền cán bộ.</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quản lý cán bộ</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w:t>
            </w:r>
            <w:r>
              <w:rPr>
                <w:rFonts w:ascii="Times New Roman" w:hAnsi="Times New Roman" w:cs="Times New Roman"/>
                <w:i w:val="0"/>
                <w:color w:val="auto"/>
                <w:lang w:val="vi-VN"/>
              </w:rPr>
              <w:t>quản lý</w:t>
            </w:r>
            <w:r>
              <w:rPr>
                <w:rFonts w:ascii="Times New Roman" w:hAnsi="Times New Roman" w:cs="Times New Roman"/>
                <w:i w:val="0"/>
                <w:color w:val="auto"/>
              </w:rPr>
              <w:t xml:space="preserve">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Nếu chọn </w:t>
            </w:r>
            <w:r>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thêm một tài khoản cán bộ vào danh sách các cán bộ, Cán bộ có thể dùng tài khoản này để đăng nhập vào hệ thống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2: Nếu chọn </w:t>
            </w:r>
            <w:r>
              <w:rPr>
                <w:rFonts w:ascii="Times New Roman" w:hAnsi="Times New Roman" w:cs="Times New Roman"/>
                <w:b/>
                <w:i w:val="0"/>
                <w:color w:val="auto"/>
                <w:lang w:val="vi-VN"/>
              </w:rPr>
              <w:t>Sửa cán bộ</w:t>
            </w:r>
            <w:r>
              <w:rPr>
                <w:rFonts w:ascii="Times New Roman" w:hAnsi="Times New Roman" w:cs="Times New Roman"/>
                <w:i w:val="0"/>
                <w:color w:val="auto"/>
              </w:rPr>
              <w:t xml:space="preserve">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sửa thông tin về một cán bộ khi cần thiết.</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rPr>
              <w:t xml:space="preserve">Sub 3: Nếu chọn </w:t>
            </w:r>
            <w:r>
              <w:rPr>
                <w:rFonts w:ascii="Times New Roman" w:hAnsi="Times New Roman" w:cs="Times New Roman"/>
                <w:b/>
                <w:i w:val="0"/>
                <w:color w:val="auto"/>
              </w:rPr>
              <w:t>Xóa</w:t>
            </w:r>
            <w:r>
              <w:rPr>
                <w:rFonts w:ascii="Times New Roman" w:hAnsi="Times New Roman" w:cs="Times New Roman"/>
                <w:b/>
                <w:i w:val="0"/>
                <w:color w:val="auto"/>
                <w:lang w:val="vi-VN"/>
              </w:rPr>
              <w:t xml:space="preserve"> cán bộ</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xóa một cán bộ khỏi danh sách các cán bộ, sau khi xóa cán bộ sẽ không thể đăng nhập vào tài khoản này nữa.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4: Nếu chọn </w:t>
            </w:r>
            <w:r>
              <w:rPr>
                <w:rFonts w:ascii="Times New Roman" w:hAnsi="Times New Roman" w:cs="Times New Roman"/>
                <w:b/>
                <w:i w:val="0"/>
                <w:color w:val="auto"/>
              </w:rPr>
              <w:t>Xem chi tiết cán bộ</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Pr>
                <w:rFonts w:ascii="Times New Roman" w:hAnsi="Times New Roman" w:cs="Times New Roman"/>
                <w:b/>
                <w:i w:val="0"/>
                <w:color w:val="auto"/>
              </w:rPr>
              <w:t>Tìm kiếm cán bộ</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Pr>
                <w:rFonts w:ascii="Times New Roman" w:hAnsi="Times New Roman" w:cs="Times New Roman"/>
                <w:b/>
                <w:i w:val="0"/>
                <w:color w:val="auto"/>
              </w:rPr>
              <w:t>Export danh sách cán bộ</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 danh sách cán bộ</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Pr>
                <w:rFonts w:ascii="Times New Roman" w:hAnsi="Times New Roman" w:cs="Times New Roman"/>
                <w:b/>
                <w:i w:val="0"/>
                <w:color w:val="auto"/>
              </w:rPr>
              <w:t>Điều hướng phân quyền cán bộ</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 </w:t>
            </w:r>
            <w:r>
              <w:rPr>
                <w:rFonts w:ascii="Times New Roman" w:hAnsi="Times New Roman" w:cs="Times New Roman"/>
                <w:i w:val="0"/>
                <w:color w:val="auto"/>
              </w:rPr>
              <w:t>3. Kết thúc sự kiện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446"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5, 6, 7, 8) đã chọn</w:t>
            </w:r>
          </w:p>
        </w:tc>
      </w:tr>
    </w:tbl>
    <w:p>
      <w:pPr>
        <w:ind w:right="424" w:firstLine="0"/>
        <w:jc w:val="center"/>
        <w:rPr>
          <w:i/>
          <w:lang w:eastAsia="zh-CN"/>
        </w:rPr>
      </w:pPr>
    </w:p>
    <w:p>
      <w:pPr>
        <w:pStyle w:val="4"/>
      </w:pPr>
      <w:bookmarkStart w:id="79" w:name="_Toc531547445"/>
      <w:r>
        <w:t>UC_WAM</w:t>
      </w:r>
      <w:bookmarkEnd w:id="79"/>
    </w:p>
    <w:p>
      <w:pPr>
        <w:ind w:left="-142" w:right="424" w:firstLine="0"/>
        <w:jc w:val="center"/>
        <w:rPr>
          <w:b/>
          <w:lang w:eastAsia="zh-CN"/>
        </w:rPr>
      </w:pPr>
      <w:r>
        <w:drawing>
          <wp:inline distT="0" distB="0" distL="0" distR="0">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6"/>
                    <a:stretch>
                      <a:fillRect/>
                    </a:stretch>
                  </pic:blipFill>
                  <pic:spPr>
                    <a:xfrm>
                      <a:off x="0" y="0"/>
                      <a:ext cx="4953000" cy="270002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left="-142" w:right="424" w:firstLine="0"/>
        <w:jc w:val="center"/>
        <w:rPr>
          <w:i/>
          <w:lang w:eastAsia="zh-CN"/>
        </w:rPr>
      </w:pPr>
      <w:r>
        <w:rPr>
          <w:i/>
          <w:lang w:eastAsia="zh-CN"/>
        </w:rPr>
        <w:t>Hình: Use Case Quản lý phân quyền đang chờ cấp</w:t>
      </w:r>
    </w:p>
    <w:tbl>
      <w:tblPr>
        <w:tblStyle w:val="29"/>
        <w:tblW w:w="8789" w:type="dxa"/>
        <w:tblInd w:w="-10" w:type="dxa"/>
        <w:tblLayout w:type="fixed"/>
        <w:tblCellMar>
          <w:top w:w="0" w:type="dxa"/>
          <w:left w:w="108" w:type="dxa"/>
          <w:bottom w:w="0" w:type="dxa"/>
          <w:right w:w="108" w:type="dxa"/>
        </w:tblCellMar>
      </w:tblPr>
      <w:tblGrid>
        <w:gridCol w:w="2343"/>
        <w:gridCol w:w="3459"/>
        <w:gridCol w:w="2987"/>
      </w:tblGrid>
      <w:tr>
        <w:tblPrEx>
          <w:tblLayout w:type="fixed"/>
          <w:tblCellMar>
            <w:top w:w="0" w:type="dxa"/>
            <w:left w:w="108" w:type="dxa"/>
            <w:bottom w:w="0" w:type="dxa"/>
            <w:right w:w="108" w:type="dxa"/>
          </w:tblCellMar>
        </w:tblPrEx>
        <w:tc>
          <w:tcPr>
            <w:tcW w:w="8789"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rPr>
            </w:pPr>
            <w:r>
              <w:rPr>
                <w:b/>
                <w:szCs w:val="24"/>
              </w:rPr>
              <w:t>Use case: UC_WAM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tài khoản đang chờ cấp quyền</w:t>
            </w: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Người quản lý có thể: Cấp quyền mới, .Xóa tài khoản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+Association (kết hợp): </w:t>
            </w:r>
            <w:r>
              <w:rPr>
                <w:szCs w:val="24"/>
                <w:lang w:val="vi-VN"/>
              </w:rPr>
              <w:t>Người quản lý</w:t>
            </w:r>
          </w:p>
          <w:p>
            <w:pPr>
              <w:spacing w:line="24" w:lineRule="atLeast"/>
              <w:ind w:firstLine="0"/>
              <w:rPr>
                <w:szCs w:val="24"/>
                <w:lang w:val="vi-VN"/>
              </w:rPr>
            </w:pPr>
            <w:r>
              <w:rPr>
                <w:szCs w:val="24"/>
              </w:rPr>
              <w:t xml:space="preserve">+Include(bao gồm): </w:t>
            </w:r>
            <w:r>
              <w:rPr>
                <w:szCs w:val="24"/>
                <w:lang w:val="vi-VN"/>
              </w:rPr>
              <w:t>Đăng nhập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+Extend(mở rộng): </w:t>
            </w:r>
            <w:r>
              <w:rPr>
                <w:rFonts w:ascii="Times New Roman" w:hAnsi="Times New Roman" w:cs="Times New Roman"/>
                <w:i w:val="0"/>
                <w:color w:val="auto"/>
              </w:rPr>
              <w:t>Cấp quyền mới, .Xóa tài khoản.</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quản lý tài khoản chờ cấp quyền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w:t>
            </w:r>
            <w:r>
              <w:rPr>
                <w:rFonts w:ascii="Times New Roman" w:hAnsi="Times New Roman" w:cs="Times New Roman"/>
                <w:i w:val="0"/>
                <w:color w:val="auto"/>
                <w:lang w:val="vi-VN"/>
              </w:rPr>
              <w:t>quản lý</w:t>
            </w:r>
            <w:r>
              <w:rPr>
                <w:rFonts w:ascii="Times New Roman" w:hAnsi="Times New Roman" w:cs="Times New Roman"/>
                <w:i w:val="0"/>
                <w:color w:val="auto"/>
              </w:rPr>
              <w:t xml:space="preserve">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Nếu chọn </w:t>
            </w:r>
            <w:r>
              <w:rPr>
                <w:rFonts w:ascii="Times New Roman" w:hAnsi="Times New Roman" w:cs="Times New Roman"/>
                <w:b/>
                <w:i w:val="0"/>
                <w:color w:val="auto"/>
              </w:rPr>
              <w:t>Cấp quyền mới</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trỏ tài khoản tới một phân quyền mới, sau khi cấp phân quyền thì tài khoản hoạt động bình thường</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2: Nếu chọn </w:t>
            </w:r>
            <w:r>
              <w:rPr>
                <w:rFonts w:ascii="Times New Roman" w:hAnsi="Times New Roman" w:cs="Times New Roman"/>
                <w:b/>
                <w:i w:val="0"/>
                <w:color w:val="auto"/>
              </w:rPr>
              <w:t>Xóa</w:t>
            </w:r>
            <w:r>
              <w:rPr>
                <w:rFonts w:ascii="Times New Roman" w:hAnsi="Times New Roman" w:cs="Times New Roman"/>
                <w:b/>
                <w:i w:val="0"/>
                <w:color w:val="auto"/>
                <w:lang w:val="vi-VN"/>
              </w:rPr>
              <w:t xml:space="preserve"> </w:t>
            </w:r>
            <w:r>
              <w:rPr>
                <w:rFonts w:ascii="Times New Roman" w:hAnsi="Times New Roman" w:cs="Times New Roman"/>
                <w:b/>
                <w:i w:val="0"/>
                <w:color w:val="auto"/>
              </w:rPr>
              <w:t>tài khoản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xóa tài khoản khỏi hệ thống, sau khi xóa tài khoản sẽ không thể khôi phục</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3. Kết thúc sự kiện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446"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đã chọn</w:t>
            </w:r>
          </w:p>
        </w:tc>
      </w:tr>
    </w:tbl>
    <w:p>
      <w:pPr>
        <w:pStyle w:val="4"/>
      </w:pPr>
      <w:bookmarkStart w:id="80" w:name="_Toc531547446"/>
      <w:r>
        <w:t>UC_ADM</w:t>
      </w:r>
      <w:bookmarkEnd w:id="80"/>
    </w:p>
    <w:p>
      <w:pPr>
        <w:ind w:left="567" w:right="424" w:firstLine="0"/>
        <w:jc w:val="center"/>
        <w:rPr>
          <w:b/>
          <w:lang w:eastAsia="zh-CN"/>
        </w:rPr>
      </w:pPr>
      <w:r>
        <w:drawing>
          <wp:inline distT="0" distB="0" distL="0" distR="0">
            <wp:extent cx="5162550" cy="1890395"/>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stretch>
                      <a:fillRect/>
                    </a:stretch>
                  </pic:blipFill>
                  <pic:spPr>
                    <a:xfrm>
                      <a:off x="0" y="0"/>
                      <a:ext cx="5172261" cy="1893985"/>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left="567" w:right="424" w:firstLine="0"/>
        <w:jc w:val="center"/>
        <w:rPr>
          <w:i/>
          <w:lang w:eastAsia="zh-CN"/>
        </w:rPr>
      </w:pPr>
      <w:r>
        <w:rPr>
          <w:i/>
          <w:lang w:eastAsia="zh-CN"/>
        </w:rPr>
        <w:t>Hình: Use Case Quản lý quản trị viên</w:t>
      </w:r>
    </w:p>
    <w:tbl>
      <w:tblPr>
        <w:tblStyle w:val="29"/>
        <w:tblW w:w="8789" w:type="dxa"/>
        <w:tblInd w:w="-10" w:type="dxa"/>
        <w:tblLayout w:type="fixed"/>
        <w:tblCellMar>
          <w:top w:w="0" w:type="dxa"/>
          <w:left w:w="108" w:type="dxa"/>
          <w:bottom w:w="0" w:type="dxa"/>
          <w:right w:w="108" w:type="dxa"/>
        </w:tblCellMar>
      </w:tblPr>
      <w:tblGrid>
        <w:gridCol w:w="2343"/>
        <w:gridCol w:w="3459"/>
        <w:gridCol w:w="2987"/>
      </w:tblGrid>
      <w:tr>
        <w:tblPrEx>
          <w:tblLayout w:type="fixed"/>
          <w:tblCellMar>
            <w:top w:w="0" w:type="dxa"/>
            <w:left w:w="108" w:type="dxa"/>
            <w:bottom w:w="0" w:type="dxa"/>
            <w:right w:w="108" w:type="dxa"/>
          </w:tblCellMar>
        </w:tblPrEx>
        <w:tc>
          <w:tcPr>
            <w:tcW w:w="8789"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 w:val="24"/>
                <w:szCs w:val="24"/>
              </w:rPr>
            </w:pPr>
            <w:r>
              <w:rPr>
                <w:b/>
                <w:sz w:val="24"/>
                <w:szCs w:val="24"/>
              </w:rPr>
              <w:t>Use case: UC_WAM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quản trị viên</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quản trị viên</w:t>
            </w: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987"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Thấp</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Người quản lý có thể: Xem thông tin quản trị viên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 w:val="24"/>
                <w:szCs w:val="24"/>
                <w:lang w:val="vi-VN"/>
              </w:rPr>
            </w:pPr>
            <w:r>
              <w:rPr>
                <w:sz w:val="24"/>
                <w:szCs w:val="24"/>
              </w:rPr>
              <w:t xml:space="preserve">+Association (kết hợp): </w:t>
            </w:r>
            <w:r>
              <w:rPr>
                <w:sz w:val="24"/>
                <w:szCs w:val="24"/>
                <w:lang w:val="vi-VN"/>
              </w:rPr>
              <w:t>Người quản lý</w:t>
            </w:r>
          </w:p>
          <w:p>
            <w:pPr>
              <w:spacing w:line="24" w:lineRule="atLeast"/>
              <w:ind w:firstLine="0"/>
              <w:rPr>
                <w:sz w:val="24"/>
                <w:szCs w:val="24"/>
                <w:lang w:val="vi-VN"/>
              </w:rPr>
            </w:pPr>
            <w:r>
              <w:rPr>
                <w:sz w:val="24"/>
                <w:szCs w:val="24"/>
              </w:rPr>
              <w:t xml:space="preserve">+Include(bao gồm): </w:t>
            </w:r>
            <w:r>
              <w:rPr>
                <w:sz w:val="24"/>
                <w:szCs w:val="24"/>
                <w:lang w:val="vi-VN"/>
              </w:rPr>
              <w:t>Đăng nhập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+Extend(mở rộng): </w:t>
            </w:r>
            <w:r>
              <w:rPr>
                <w:rFonts w:ascii="Times New Roman" w:hAnsi="Times New Roman" w:cs="Times New Roman"/>
                <w:i w:val="0"/>
                <w:color w:val="auto"/>
              </w:rPr>
              <w:t>Xem thông tin quản trị viên.</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quản lý quản trị viên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w:t>
            </w:r>
            <w:r>
              <w:rPr>
                <w:rFonts w:ascii="Times New Roman" w:hAnsi="Times New Roman" w:cs="Times New Roman"/>
                <w:i w:val="0"/>
                <w:color w:val="auto"/>
                <w:lang w:val="vi-VN"/>
              </w:rPr>
              <w:t>quản lý</w:t>
            </w:r>
            <w:r>
              <w:rPr>
                <w:rFonts w:ascii="Times New Roman" w:hAnsi="Times New Roman" w:cs="Times New Roman"/>
                <w:i w:val="0"/>
                <w:color w:val="auto"/>
              </w:rPr>
              <w:t xml:space="preserve">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 Nếu chọn </w:t>
            </w:r>
            <w:r>
              <w:rPr>
                <w:rFonts w:ascii="Times New Roman" w:hAnsi="Times New Roman" w:cs="Times New Roman"/>
                <w:b/>
                <w:i w:val="0"/>
                <w:color w:val="auto"/>
              </w:rPr>
              <w:t>Xem thông tin quản trị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3. Kết thúc sự kiện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446"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446"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đã chọn</w:t>
            </w:r>
          </w:p>
        </w:tc>
      </w:tr>
    </w:tbl>
    <w:p>
      <w:pPr>
        <w:pStyle w:val="4"/>
      </w:pPr>
      <w:bookmarkStart w:id="81" w:name="_Toc531547447"/>
      <w:r>
        <w:t>UC_CLM</w:t>
      </w:r>
      <w:bookmarkEnd w:id="81"/>
    </w:p>
    <w:p>
      <w:pPr>
        <w:ind w:left="567" w:right="424" w:firstLine="0"/>
        <w:jc w:val="left"/>
        <w:rPr>
          <w:b/>
          <w:lang w:eastAsia="zh-CN"/>
        </w:rPr>
      </w:pPr>
      <w:r>
        <w:drawing>
          <wp:inline distT="0" distB="0" distL="0" distR="0">
            <wp:extent cx="5014595"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8"/>
                    <a:stretch>
                      <a:fillRect/>
                    </a:stretch>
                  </pic:blipFill>
                  <pic:spPr>
                    <a:xfrm>
                      <a:off x="0" y="0"/>
                      <a:ext cx="5019348" cy="2316622"/>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left="567" w:right="424" w:firstLine="0"/>
        <w:jc w:val="center"/>
        <w:rPr>
          <w:i/>
          <w:lang w:eastAsia="zh-CN"/>
        </w:rPr>
      </w:pPr>
      <w:r>
        <w:rPr>
          <w:i/>
          <w:lang w:eastAsia="zh-CN"/>
        </w:rPr>
        <w:t>Hình: Use Case Quản lý lớp</w:t>
      </w: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lang w:val="vi-VN"/>
              </w:rPr>
            </w:pPr>
            <w:r>
              <w:rPr>
                <w:b/>
                <w:szCs w:val="24"/>
              </w:rPr>
              <w:t>Use case: UC_CLM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lang w:val="vi-VN"/>
              </w:rPr>
            </w:pPr>
            <w:r>
              <w:rPr>
                <w:rFonts w:ascii="Times New Roman" w:hAnsi="Times New Roman" w:cs="Times New Roman"/>
                <w:szCs w:val="24"/>
              </w:rPr>
              <w:t>Q</w:t>
            </w:r>
            <w:r>
              <w:rPr>
                <w:rFonts w:ascii="Times New Roman" w:hAnsi="Times New Roman" w:cs="Times New Roman"/>
                <w:szCs w:val="24"/>
                <w:lang w:val="vi-VN"/>
              </w:rPr>
              <w:t>uản lý lớp</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lang w:val="vi-VN"/>
              </w:rPr>
              <w:t>lớp</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muốn: </w:t>
            </w:r>
            <w:r>
              <w:rPr>
                <w:rFonts w:ascii="Times New Roman" w:hAnsi="Times New Roman" w:cs="Times New Roman"/>
                <w:i w:val="0"/>
                <w:color w:val="auto"/>
                <w:lang w:val="vi-VN"/>
              </w:rPr>
              <w:t>Thêm lớp</w:t>
            </w:r>
            <w:r>
              <w:rPr>
                <w:rFonts w:ascii="Times New Roman" w:hAnsi="Times New Roman" w:cs="Times New Roman"/>
                <w:i w:val="0"/>
                <w:color w:val="auto"/>
              </w:rPr>
              <w:t>, Sửa lớp, Xóa lớp, Xem chi tiết, Thêm thành viên, Xóa thành viên</w:t>
            </w:r>
            <w:r>
              <w:rPr>
                <w:rFonts w:ascii="Times New Roman" w:hAnsi="Times New Roman" w:cs="Times New Roman"/>
                <w:i w:val="0"/>
                <w:color w:val="auto"/>
                <w:lang w:val="vi-VN"/>
              </w:rPr>
              <w:t>.</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  Association (kết hợp): </w:t>
            </w:r>
            <w:r>
              <w:rPr>
                <w:szCs w:val="24"/>
                <w:lang w:val="vi-VN"/>
              </w:rPr>
              <w:t>Người quản lý</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Thêm lớp</w:t>
            </w:r>
            <w:r>
              <w:rPr>
                <w:rFonts w:ascii="Times New Roman" w:hAnsi="Times New Roman" w:cs="Times New Roman"/>
                <w:i w:val="0"/>
                <w:color w:val="auto"/>
              </w:rPr>
              <w:t>, Sửa lớp, Xóa lớp, Xem chi tiết, Thêm thành viên, Xóa thành viên</w:t>
            </w:r>
            <w:r>
              <w:rPr>
                <w:rFonts w:ascii="Times New Roman" w:hAnsi="Times New Roman" w:cs="Times New Roman"/>
                <w:i w:val="0"/>
                <w:color w:val="auto"/>
                <w:lang w:val="vi-VN"/>
              </w:rPr>
              <w:t>.</w:t>
            </w:r>
            <w:r>
              <w:rPr>
                <w:rFonts w:ascii="Times New Roman" w:hAnsi="Times New Roman" w:cs="Times New Roman"/>
                <w:i w:val="0"/>
                <w:color w:val="auto"/>
              </w:rPr>
              <w:t>Xóa thành viên</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lớp</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Thêm lớp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lớp vào danh sách các lớp, đồng thời chọn một tài khoản làm cố vấn cho lớp này.</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Pr>
                <w:rFonts w:ascii="Times New Roman" w:hAnsi="Times New Roman" w:cs="Times New Roman"/>
                <w:b/>
                <w:i w:val="0"/>
                <w:color w:val="auto"/>
                <w:lang w:val="vi-VN"/>
              </w:rPr>
              <w:t>lớp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lớp.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Xóa lớp</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xóa một lớp khỏi danh sách các lớp, đồng thời cho phép các tài khoản học viên  trong lớp đó nếu muốn.</w:t>
            </w:r>
          </w:p>
          <w:p>
            <w:pPr>
              <w:spacing w:line="24" w:lineRule="atLeast"/>
              <w:ind w:hanging="12"/>
              <w:rPr>
                <w:b/>
                <w:sz w:val="24"/>
                <w:szCs w:val="26"/>
                <w:lang w:eastAsia="zh-CN"/>
              </w:rPr>
            </w:pPr>
            <w:r>
              <w:rPr>
                <w:sz w:val="24"/>
                <w:szCs w:val="26"/>
                <w:lang w:eastAsia="zh-CN"/>
              </w:rPr>
              <w:t xml:space="preserve">Sub 4: Nếu chọn </w:t>
            </w:r>
            <w:r>
              <w:rPr>
                <w:b/>
                <w:sz w:val="24"/>
                <w:szCs w:val="26"/>
                <w:lang w:eastAsia="zh-CN"/>
              </w:rPr>
              <w:t>Xem chi tiết</w:t>
            </w:r>
          </w:p>
          <w:p>
            <w:pPr>
              <w:spacing w:line="24" w:lineRule="atLeast"/>
              <w:ind w:hanging="12"/>
              <w:rPr>
                <w:sz w:val="24"/>
                <w:szCs w:val="26"/>
                <w:lang w:eastAsia="zh-CN"/>
              </w:rPr>
            </w:pPr>
            <w:r>
              <w:rPr>
                <w:sz w:val="24"/>
                <w:szCs w:val="26"/>
                <w:lang w:eastAsia="zh-CN"/>
              </w:rPr>
              <w:t>Người sử dụng hiển thị thông tin danh sách các lớp, khi chọn vào một mục thì sẽ hiển thị thông tin tương ứng với mục đó. Các mục hiển thị tự động khi người sử dụng chọn vào xem chi tiết</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sử dụng muốn thêm một hoặc nhiều tài khoản vào lớp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w:t>
            </w:r>
            <w:r>
              <w:rPr>
                <w:rFonts w:ascii="Times New Roman" w:hAnsi="Times New Roman" w:cs="Times New Roman"/>
                <w:i w:val="0"/>
                <w:color w:val="auto"/>
              </w:rPr>
              <w:t>6</w:t>
            </w:r>
            <w:r>
              <w:rPr>
                <w:rFonts w:ascii="Times New Roman" w:hAnsi="Times New Roman" w:cs="Times New Roman"/>
                <w:i w:val="0"/>
                <w:color w:val="auto"/>
                <w:lang w:val="vi-VN"/>
              </w:rPr>
              <w:t xml:space="preserve">: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xóa một  hoặc nhiều thành viên khỏi lớp</w:t>
            </w:r>
          </w:p>
          <w:p>
            <w:pPr>
              <w:spacing w:line="24" w:lineRule="atLeast"/>
              <w:ind w:hanging="12"/>
              <w:rPr>
                <w:i/>
              </w:rPr>
            </w:pP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Sub 4, Sub 5, Sub 6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5, 6) đã chọn</w:t>
            </w:r>
          </w:p>
        </w:tc>
      </w:tr>
    </w:tbl>
    <w:p>
      <w:pPr>
        <w:pStyle w:val="4"/>
      </w:pPr>
      <w:bookmarkStart w:id="82" w:name="_Toc531547448"/>
      <w:r>
        <w:t>UC_ACM</w:t>
      </w:r>
      <w:bookmarkEnd w:id="82"/>
    </w:p>
    <w:p>
      <w:pPr>
        <w:rPr>
          <w:lang w:eastAsia="zh-CN"/>
        </w:rPr>
      </w:pPr>
      <w:r>
        <w:drawing>
          <wp:inline distT="0" distB="0" distL="0" distR="0">
            <wp:extent cx="5172075" cy="2851785"/>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9"/>
                    <a:stretch>
                      <a:fillRect/>
                    </a:stretch>
                  </pic:blipFill>
                  <pic:spPr>
                    <a:xfrm>
                      <a:off x="0" y="0"/>
                      <a:ext cx="5186348" cy="2859928"/>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ind w:left="567" w:right="424" w:firstLine="0"/>
        <w:jc w:val="center"/>
        <w:rPr>
          <w:i/>
          <w:lang w:eastAsia="zh-CN"/>
        </w:rPr>
      </w:pPr>
      <w:r>
        <w:rPr>
          <w:i/>
          <w:lang w:eastAsia="zh-CN"/>
        </w:rPr>
        <w:t>Hình: Use Case Quản lý hoạt động</w:t>
      </w:r>
    </w:p>
    <w:p>
      <w:pPr>
        <w:rPr>
          <w:lang w:eastAsia="zh-CN"/>
        </w:rPr>
      </w:pP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 w:val="24"/>
                <w:szCs w:val="24"/>
                <w:lang w:val="vi-VN"/>
              </w:rPr>
            </w:pPr>
            <w:r>
              <w:rPr>
                <w:b/>
                <w:sz w:val="24"/>
                <w:szCs w:val="24"/>
              </w:rPr>
              <w:t>Use case: UC_ACM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w:t>
            </w:r>
            <w:r>
              <w:rPr>
                <w:rFonts w:ascii="Times New Roman" w:hAnsi="Times New Roman" w:cs="Times New Roman"/>
                <w:szCs w:val="24"/>
              </w:rPr>
              <w:t>lý hoạt động</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hoạt động</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Cán bộ, Cố vấn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 hoạt động</w:t>
            </w:r>
            <w:r>
              <w:rPr>
                <w:rFonts w:ascii="Times New Roman" w:hAnsi="Times New Roman" w:cs="Times New Roman"/>
                <w:i w:val="0"/>
                <w:color w:val="auto"/>
              </w:rPr>
              <w:t>, Sửa hoạt động, Xóa hoạt động, Xem chi tiết hoạt động, Duyệt hoạt động, Thêm vai trò, Tùy chỉnh vai trò, Xóa vai trò, Cộng điểm vai trò, Xuất danh sách</w:t>
            </w:r>
            <w:r>
              <w:rPr>
                <w:rFonts w:ascii="Times New Roman" w:hAnsi="Times New Roman" w:cs="Times New Roman"/>
                <w:i w:val="0"/>
                <w:color w:val="auto"/>
                <w:lang w:val="vi-VN"/>
              </w:rPr>
              <w:t>.</w:t>
            </w:r>
          </w:p>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Cố vấn và Cán bộ có thể: </w:t>
            </w:r>
            <w:r>
              <w:rPr>
                <w:rFonts w:ascii="Times New Roman" w:hAnsi="Times New Roman" w:cs="Times New Roman"/>
                <w:i w:val="0"/>
                <w:color w:val="auto"/>
                <w:lang w:val="vi-VN"/>
              </w:rPr>
              <w:t>Thêm hoạt động</w:t>
            </w:r>
            <w:r>
              <w:rPr>
                <w:rFonts w:ascii="Times New Roman" w:hAnsi="Times New Roman" w:cs="Times New Roman"/>
                <w:i w:val="0"/>
                <w:color w:val="auto"/>
              </w:rPr>
              <w:t>, Sửa hoạt động, Xóa hoạt động, Xem chi tiết hoạt động, Quản lý vai trò, Xuất danh sách</w:t>
            </w:r>
            <w:r>
              <w:rPr>
                <w:rFonts w:ascii="Times New Roman" w:hAnsi="Times New Roman" w:cs="Times New Roman"/>
                <w:i w:val="0"/>
                <w:color w:val="auto"/>
                <w:lang w:val="vi-VN"/>
              </w:rPr>
              <w:t>.</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 w:val="24"/>
                <w:szCs w:val="24"/>
              </w:rPr>
            </w:pPr>
            <w:r>
              <w:rPr>
                <w:sz w:val="24"/>
                <w:szCs w:val="24"/>
              </w:rPr>
              <w:t xml:space="preserve">+  Association (kết hợp): </w:t>
            </w:r>
            <w:r>
              <w:rPr>
                <w:sz w:val="24"/>
                <w:szCs w:val="24"/>
                <w:lang w:val="vi-VN"/>
              </w:rPr>
              <w:t>Người quản lý</w:t>
            </w:r>
            <w:r>
              <w:rPr>
                <w:sz w:val="24"/>
                <w:szCs w:val="24"/>
              </w:rPr>
              <w:t>, Cán bộ, Cố vấn</w:t>
            </w:r>
          </w:p>
          <w:p>
            <w:pPr>
              <w:spacing w:line="24" w:lineRule="atLeast"/>
              <w:ind w:firstLine="0"/>
              <w:rPr>
                <w:sz w:val="24"/>
                <w:szCs w:val="24"/>
                <w:lang w:val="vi-VN"/>
              </w:rPr>
            </w:pPr>
            <w:r>
              <w:rPr>
                <w:sz w:val="24"/>
                <w:szCs w:val="24"/>
              </w:rPr>
              <w:t xml:space="preserve">+ Include(bao gồm): </w:t>
            </w:r>
            <w:r>
              <w:rPr>
                <w:sz w:val="24"/>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Thêm hoạt động</w:t>
            </w:r>
            <w:r>
              <w:rPr>
                <w:rFonts w:ascii="Times New Roman" w:hAnsi="Times New Roman" w:cs="Times New Roman"/>
                <w:i w:val="0"/>
                <w:color w:val="auto"/>
              </w:rPr>
              <w:t>, Sửa hoạt động, Xóa hoạt động, Xem chi tiết hoạt động, Duyệt hoạt động, Thêm vai trò, Tùy chỉnh vai trò, Xóa vai trò, Cộng điểm vai trò, Xuất danh sách</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Cố vấn hoặc Cán bộ và chọn mục Quản lý hoạt động</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 xml:space="preserve">Thêm </w:t>
            </w:r>
            <w:r>
              <w:rPr>
                <w:rFonts w:ascii="Times New Roman" w:hAnsi="Times New Roman" w:cs="Times New Roman"/>
                <w:b/>
                <w:i w:val="0"/>
                <w:color w:val="auto"/>
              </w:rPr>
              <w:t>hoạt động</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hoạt động vào danh sách các hoạt động.</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Pr>
                <w:rFonts w:ascii="Times New Roman" w:hAnsi="Times New Roman" w:cs="Times New Roman"/>
                <w:b/>
                <w:i w:val="0"/>
                <w:color w:val="auto"/>
                <w:lang w:val="vi-VN"/>
              </w:rPr>
              <w:t>chu kỳ</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chu kỳ.</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Xóa chu kỳ</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xóa một chu kỳ khỏi danh sách các chu kỳ.</w:t>
            </w:r>
          </w:p>
          <w:p>
            <w:pPr>
              <w:spacing w:line="24" w:lineRule="atLeast"/>
              <w:ind w:hanging="12"/>
              <w:rPr>
                <w:b/>
                <w:sz w:val="24"/>
                <w:szCs w:val="24"/>
                <w:lang w:eastAsia="zh-CN"/>
              </w:rPr>
            </w:pPr>
            <w:r>
              <w:rPr>
                <w:sz w:val="24"/>
                <w:szCs w:val="24"/>
                <w:lang w:eastAsia="zh-CN"/>
              </w:rPr>
              <w:t xml:space="preserve">Sub 4: Nếu chọn </w:t>
            </w:r>
            <w:r>
              <w:rPr>
                <w:b/>
                <w:sz w:val="24"/>
                <w:szCs w:val="24"/>
                <w:lang w:eastAsia="zh-CN"/>
              </w:rPr>
              <w:t>Xem chi tiết hoạt động hoặc quản lý vai trò</w:t>
            </w:r>
          </w:p>
          <w:p>
            <w:pPr>
              <w:spacing w:line="24" w:lineRule="atLeast"/>
              <w:ind w:hanging="12"/>
              <w:rPr>
                <w:sz w:val="24"/>
                <w:szCs w:val="24"/>
                <w:lang w:eastAsia="zh-CN"/>
              </w:rPr>
            </w:pPr>
            <w:r>
              <w:rPr>
                <w:sz w:val="24"/>
                <w:szCs w:val="24"/>
                <w:lang w:eastAsia="zh-CN"/>
              </w:rPr>
              <w:t>Người sử dụng hiển thị thông tin danh sách các hoạt động, khi chọn vào một mục thì sẽ hiển thị thông tin tương ứng với mục đó. Các mục hiển thị tự động khi người sử dụng chọn vào xem chi tiết. Sẽ hiện ra danh sách và phân công theo chức năng cho hoạt động đó</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4.1: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vai trò</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người sử dụng thêm một vai trò mới trong hoạt động</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4.2: </w:t>
            </w:r>
            <w:r>
              <w:rPr>
                <w:rFonts w:ascii="Times New Roman" w:hAnsi="Times New Roman" w:cs="Times New Roman"/>
                <w:i w:val="0"/>
                <w:color w:val="auto"/>
                <w:lang w:val="vi-VN"/>
              </w:rPr>
              <w:t>Nếu chọn</w:t>
            </w:r>
            <w:r>
              <w:rPr>
                <w:b/>
              </w:rPr>
              <w:t xml:space="preserve"> </w:t>
            </w:r>
            <w:r>
              <w:rPr>
                <w:rFonts w:ascii="Times New Roman" w:hAnsi="Times New Roman" w:cs="Times New Roman"/>
                <w:b/>
                <w:i w:val="0"/>
                <w:color w:val="auto"/>
                <w:lang w:val="vi-VN"/>
              </w:rPr>
              <w:t>Tùy chỉnh vai trò</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tùy chỉnh điểm cộng và tên một vai trò ứng với hoạt động</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4.3: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Xóa vai trò</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xóa đi một vai trò không còn cần sử dụng nửa</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4.4: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Cộng điểm vai trò</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liên kết đến danh sách sinh viên để chọn và cộng điểm cho sinh viên theo vai trò.</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4.5: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 xml:space="preserve">Xuất danh sách </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xuất danh sách hoạt động dưới dạng excel.</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w:t>
            </w:r>
            <w:r>
              <w:rPr>
                <w:rFonts w:ascii="Times New Roman" w:hAnsi="Times New Roman" w:cs="Times New Roman"/>
                <w:i w:val="0"/>
                <w:color w:val="auto"/>
              </w:rPr>
              <w:t>5</w:t>
            </w:r>
            <w:r>
              <w:rPr>
                <w:rFonts w:ascii="Times New Roman" w:hAnsi="Times New Roman" w:cs="Times New Roman"/>
                <w:i w:val="0"/>
                <w:color w:val="auto"/>
                <w:lang w:val="vi-VN"/>
              </w:rPr>
              <w:t xml:space="preserve">: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xóa một  hoặc nhiều thành viên khỏi hoạt động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w:t>
            </w:r>
            <w:r>
              <w:rPr>
                <w:rFonts w:ascii="Times New Roman" w:hAnsi="Times New Roman" w:cs="Times New Roman"/>
                <w:i w:val="0"/>
                <w:color w:val="auto"/>
              </w:rPr>
              <w:t>6</w:t>
            </w:r>
            <w:r>
              <w:rPr>
                <w:rFonts w:ascii="Times New Roman" w:hAnsi="Times New Roman" w:cs="Times New Roman"/>
                <w:i w:val="0"/>
                <w:color w:val="auto"/>
                <w:lang w:val="vi-VN"/>
              </w:rPr>
              <w:t xml:space="preserve">: </w:t>
            </w:r>
            <w:r>
              <w:rPr>
                <w:rFonts w:ascii="Times New Roman" w:hAnsi="Times New Roman" w:cs="Times New Roman"/>
                <w:i w:val="0"/>
                <w:color w:val="auto"/>
              </w:rPr>
              <w:t xml:space="preserve">Nếu chọn </w:t>
            </w:r>
            <w:r>
              <w:rPr>
                <w:rFonts w:ascii="Times New Roman" w:hAnsi="Times New Roman" w:cs="Times New Roman"/>
                <w:b/>
                <w:i w:val="0"/>
                <w:color w:val="auto"/>
              </w:rPr>
              <w:t xml:space="preserve">Duyệt hoạt động </w:t>
            </w:r>
            <w:r>
              <w:rPr>
                <w:rFonts w:ascii="Times New Roman" w:hAnsi="Times New Roman" w:cs="Times New Roman"/>
                <w:color w:val="auto"/>
              </w:rPr>
              <w:t>(Dành riêng cho Admin)</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Admin sẽ duyệt các hoạt động, chỉ khi được duyệt thì các hoạt động mới có giá trị khi cộng điểm.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Sub 4, Sub 5, Sub 6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5, 6) đã chọn</w:t>
            </w:r>
          </w:p>
        </w:tc>
      </w:tr>
    </w:tbl>
    <w:p>
      <w:pPr>
        <w:pStyle w:val="4"/>
      </w:pPr>
      <w:bookmarkStart w:id="83" w:name="_Toc531547449"/>
      <w:r>
        <w:t>UC_CYM</w:t>
      </w:r>
      <w:bookmarkEnd w:id="83"/>
    </w:p>
    <w:p>
      <w:pPr>
        <w:rPr>
          <w:lang w:eastAsia="zh-CN"/>
        </w:rPr>
      </w:pPr>
      <w:r>
        <w:drawing>
          <wp:inline distT="0" distB="0" distL="0" distR="0">
            <wp:extent cx="5128260"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0"/>
                    <a:stretch>
                      <a:fillRect/>
                    </a:stretch>
                  </pic:blipFill>
                  <pic:spPr>
                    <a:xfrm>
                      <a:off x="0" y="0"/>
                      <a:ext cx="5133716" cy="2879391"/>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Hình: Use Case Quản lý chu kỳ</w:t>
      </w: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 w:val="24"/>
                <w:szCs w:val="24"/>
                <w:lang w:val="vi-VN"/>
              </w:rPr>
            </w:pPr>
            <w:r>
              <w:rPr>
                <w:b/>
                <w:sz w:val="24"/>
                <w:szCs w:val="24"/>
              </w:rPr>
              <w:t>Use case: UC_CYM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w:t>
            </w:r>
            <w:r>
              <w:rPr>
                <w:rFonts w:ascii="Times New Roman" w:hAnsi="Times New Roman" w:cs="Times New Roman"/>
                <w:szCs w:val="24"/>
              </w:rPr>
              <w:t>lý chu kỳ</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chu kỳ</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w:t>
            </w:r>
            <w:r>
              <w:rPr>
                <w:rFonts w:ascii="Times New Roman" w:hAnsi="Times New Roman" w:cs="Times New Roman"/>
                <w:i w:val="0"/>
                <w:color w:val="auto"/>
              </w:rPr>
              <w:t xml:space="preserve"> loại</w:t>
            </w:r>
            <w:r>
              <w:rPr>
                <w:rFonts w:ascii="Times New Roman" w:hAnsi="Times New Roman" w:cs="Times New Roman"/>
                <w:i w:val="0"/>
                <w:color w:val="auto"/>
                <w:lang w:val="vi-VN"/>
              </w:rPr>
              <w:t xml:space="preserve"> </w:t>
            </w:r>
            <w:r>
              <w:rPr>
                <w:rFonts w:ascii="Times New Roman" w:hAnsi="Times New Roman" w:cs="Times New Roman"/>
                <w:i w:val="0"/>
                <w:color w:val="auto"/>
              </w:rPr>
              <w:t>chu kỳ, Sửa loại chu kỳ, Xóa loại chu kỳ, Thêm bộ chọn, Sửa bộ chọn, Xóa bộ chọn, Thêm giá trị chu kỳ, Sửa giá trị chu kỳ, Xóa giá trị chu kỳ, Chốt chu kỳ</w:t>
            </w:r>
            <w:r>
              <w:rPr>
                <w:rFonts w:ascii="Times New Roman" w:hAnsi="Times New Roman" w:cs="Times New Roman"/>
                <w:i w:val="0"/>
                <w:color w:val="auto"/>
                <w:lang w:val="vi-VN"/>
              </w:rPr>
              <w:t>.</w:t>
            </w:r>
          </w:p>
          <w:p>
            <w:pPr>
              <w:pStyle w:val="50"/>
              <w:snapToGrid w:val="0"/>
              <w:spacing w:line="24" w:lineRule="atLeast"/>
              <w:rPr>
                <w:rFonts w:ascii="Times New Roman" w:hAnsi="Times New Roman" w:cs="Times New Roman"/>
                <w:i w:val="0"/>
                <w:color w:val="auto"/>
                <w:lang w:val="vi-VN"/>
              </w:rPr>
            </w:pP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 w:val="24"/>
                <w:szCs w:val="24"/>
              </w:rPr>
            </w:pPr>
            <w:r>
              <w:rPr>
                <w:sz w:val="24"/>
                <w:szCs w:val="24"/>
              </w:rPr>
              <w:t xml:space="preserve">+  Association (kết hợp): </w:t>
            </w:r>
            <w:r>
              <w:rPr>
                <w:sz w:val="24"/>
                <w:szCs w:val="24"/>
                <w:lang w:val="vi-VN"/>
              </w:rPr>
              <w:t>Người quản lý</w:t>
            </w:r>
          </w:p>
          <w:p>
            <w:pPr>
              <w:spacing w:line="24" w:lineRule="atLeast"/>
              <w:ind w:firstLine="0"/>
              <w:rPr>
                <w:sz w:val="24"/>
                <w:szCs w:val="24"/>
                <w:lang w:val="vi-VN"/>
              </w:rPr>
            </w:pPr>
            <w:r>
              <w:rPr>
                <w:sz w:val="24"/>
                <w:szCs w:val="24"/>
              </w:rPr>
              <w:t xml:space="preserve">+ Include(bao gồm): </w:t>
            </w:r>
            <w:r>
              <w:rPr>
                <w:sz w:val="24"/>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Thêm</w:t>
            </w:r>
            <w:r>
              <w:rPr>
                <w:rFonts w:ascii="Times New Roman" w:hAnsi="Times New Roman" w:cs="Times New Roman"/>
                <w:i w:val="0"/>
                <w:color w:val="auto"/>
              </w:rPr>
              <w:t xml:space="preserve"> loại</w:t>
            </w:r>
            <w:r>
              <w:rPr>
                <w:rFonts w:ascii="Times New Roman" w:hAnsi="Times New Roman" w:cs="Times New Roman"/>
                <w:i w:val="0"/>
                <w:color w:val="auto"/>
                <w:lang w:val="vi-VN"/>
              </w:rPr>
              <w:t xml:space="preserve"> </w:t>
            </w:r>
            <w:r>
              <w:rPr>
                <w:rFonts w:ascii="Times New Roman" w:hAnsi="Times New Roman" w:cs="Times New Roman"/>
                <w:i w:val="0"/>
                <w:color w:val="auto"/>
              </w:rPr>
              <w:t>chu kỳ, Sửa loại chu kỳ, Xóa loại chu kỳ, Quản lý bộ chọn, Quản lý giá trị chu kỳ</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chu kỳ</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 xml:space="preserve">Thêm </w:t>
            </w:r>
            <w:r>
              <w:rPr>
                <w:rFonts w:ascii="Times New Roman" w:hAnsi="Times New Roman" w:cs="Times New Roman"/>
                <w:b/>
                <w:i w:val="0"/>
                <w:color w:val="auto"/>
              </w:rPr>
              <w:t>loại chu kỳ</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chu kỳ vào danh sách các chu kỳ.</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Sửa loại chu kỳ</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hoạt động.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xóa một hoạt động khỏi danh sách các hoạt động.</w:t>
            </w:r>
          </w:p>
          <w:p>
            <w:pPr>
              <w:spacing w:line="24" w:lineRule="atLeast"/>
              <w:ind w:hanging="12"/>
              <w:rPr>
                <w:b/>
                <w:sz w:val="24"/>
                <w:szCs w:val="24"/>
                <w:lang w:eastAsia="zh-CN"/>
              </w:rPr>
            </w:pPr>
            <w:r>
              <w:rPr>
                <w:sz w:val="24"/>
                <w:szCs w:val="24"/>
                <w:lang w:eastAsia="zh-CN"/>
              </w:rPr>
              <w:t xml:space="preserve">Sub 4: Nếu chọn </w:t>
            </w:r>
            <w:r>
              <w:rPr>
                <w:b/>
                <w:sz w:val="24"/>
                <w:szCs w:val="24"/>
                <w:lang w:eastAsia="zh-CN"/>
              </w:rPr>
              <w:t>Quản lý bộ chọn</w:t>
            </w:r>
          </w:p>
          <w:p>
            <w:pPr>
              <w:spacing w:line="24" w:lineRule="atLeast"/>
              <w:ind w:hanging="12"/>
              <w:rPr>
                <w:sz w:val="24"/>
                <w:szCs w:val="24"/>
                <w:lang w:eastAsia="zh-CN"/>
              </w:rPr>
            </w:pPr>
            <w:r>
              <w:rPr>
                <w:sz w:val="24"/>
                <w:szCs w:val="24"/>
                <w:lang w:eastAsia="zh-CN"/>
              </w:rPr>
              <w:t>Người sử dụng hiển thị thông tin danh sách các bộ chọn tương ứng với chu kỳ mà mình thao tác, khi chọn vào một mục thì sẽ hiển thị thông tin tương ứng với mục đó. Các mục hiển thị tự động khi người sử dụng chọn vào xem chi tiết. Sẽ hiện ra danh sách và phân công theo chức năng cho hoạt động đó</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4.1: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bộ chọn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người sử dụng thêm một bộ chọn mới trong một loại chu kỳ</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4.2: </w:t>
            </w:r>
            <w:r>
              <w:rPr>
                <w:rFonts w:ascii="Times New Roman" w:hAnsi="Times New Roman" w:cs="Times New Roman"/>
                <w:i w:val="0"/>
                <w:color w:val="auto"/>
                <w:lang w:val="vi-VN"/>
              </w:rPr>
              <w:t>Nếu chọn</w:t>
            </w:r>
            <w:r>
              <w:rPr>
                <w:b/>
              </w:rPr>
              <w:t xml:space="preserve"> </w:t>
            </w:r>
            <w:r>
              <w:rPr>
                <w:rFonts w:ascii="Times New Roman" w:hAnsi="Times New Roman" w:cs="Times New Roman"/>
                <w:b/>
                <w:i w:val="0"/>
                <w:color w:val="auto"/>
              </w:rPr>
              <w:t>Sửa bộ chọn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tùy chỉnh lại bộ chọn</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4.3: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Xóa bộ chọn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xóa đi một bộ chọn thuộc loại chu kỳ không còn cần sử dụng nửa</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4.4: Nếu chọn </w:t>
            </w:r>
            <w:r>
              <w:rPr>
                <w:rFonts w:ascii="Times New Roman" w:hAnsi="Times New Roman" w:cs="Times New Roman"/>
                <w:b/>
                <w:i w:val="0"/>
                <w:color w:val="auto"/>
              </w:rPr>
              <w:t>Quản lý giá trị chu kỳ</w:t>
            </w:r>
          </w:p>
          <w:p>
            <w:pPr>
              <w:pStyle w:val="50"/>
              <w:numPr>
                <w:ilvl w:val="1"/>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4.4.1: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giá trị chu kỳ</w:t>
            </w:r>
          </w:p>
          <w:p>
            <w:pPr>
              <w:pStyle w:val="50"/>
              <w:spacing w:line="24" w:lineRule="atLeast"/>
              <w:ind w:left="1440"/>
              <w:rPr>
                <w:rFonts w:ascii="Times New Roman" w:hAnsi="Times New Roman" w:cs="Times New Roman"/>
                <w:i w:val="0"/>
                <w:color w:val="auto"/>
              </w:rPr>
            </w:pPr>
            <w:r>
              <w:rPr>
                <w:rFonts w:ascii="Times New Roman" w:hAnsi="Times New Roman" w:cs="Times New Roman"/>
                <w:i w:val="0"/>
                <w:color w:val="auto"/>
              </w:rPr>
              <w:t>Cho phép người sử dụng thêm một giá trị chu kỳ dựa trên bộ chọn, sử dụng trực tiếp cho quá trình cộng điểm</w:t>
            </w:r>
          </w:p>
          <w:p>
            <w:pPr>
              <w:pStyle w:val="50"/>
              <w:numPr>
                <w:ilvl w:val="1"/>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4.4.2: </w:t>
            </w:r>
            <w:r>
              <w:rPr>
                <w:rFonts w:ascii="Times New Roman" w:hAnsi="Times New Roman" w:cs="Times New Roman"/>
                <w:i w:val="0"/>
                <w:color w:val="auto"/>
                <w:lang w:val="vi-VN"/>
              </w:rPr>
              <w:t>Nếu chọn</w:t>
            </w:r>
            <w:r>
              <w:rPr>
                <w:b/>
              </w:rPr>
              <w:t xml:space="preserve"> </w:t>
            </w:r>
            <w:r>
              <w:rPr>
                <w:rFonts w:ascii="Times New Roman" w:hAnsi="Times New Roman" w:cs="Times New Roman"/>
                <w:b/>
                <w:i w:val="0"/>
                <w:color w:val="auto"/>
              </w:rPr>
              <w:t>Sửa giá trị chu kỳ</w:t>
            </w:r>
          </w:p>
          <w:p>
            <w:pPr>
              <w:pStyle w:val="50"/>
              <w:spacing w:line="24" w:lineRule="atLeast"/>
              <w:ind w:left="1440"/>
              <w:rPr>
                <w:rFonts w:ascii="Times New Roman" w:hAnsi="Times New Roman" w:cs="Times New Roman"/>
                <w:i w:val="0"/>
                <w:color w:val="auto"/>
              </w:rPr>
            </w:pPr>
            <w:r>
              <w:rPr>
                <w:rFonts w:ascii="Times New Roman" w:hAnsi="Times New Roman" w:cs="Times New Roman"/>
                <w:i w:val="0"/>
                <w:color w:val="auto"/>
              </w:rPr>
              <w:t>Cho phép tùy chỉnh lại giá trị chu kỳ</w:t>
            </w:r>
          </w:p>
          <w:p>
            <w:pPr>
              <w:pStyle w:val="50"/>
              <w:numPr>
                <w:ilvl w:val="1"/>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4.4.3: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Xóa giá trị chu kỳ</w:t>
            </w:r>
          </w:p>
          <w:p>
            <w:pPr>
              <w:pStyle w:val="50"/>
              <w:spacing w:line="24" w:lineRule="atLeast"/>
              <w:ind w:left="1440"/>
              <w:rPr>
                <w:rFonts w:ascii="Times New Roman" w:hAnsi="Times New Roman" w:cs="Times New Roman"/>
                <w:i w:val="0"/>
                <w:color w:val="auto"/>
              </w:rPr>
            </w:pPr>
            <w:r>
              <w:rPr>
                <w:rFonts w:ascii="Times New Roman" w:hAnsi="Times New Roman" w:cs="Times New Roman"/>
                <w:i w:val="0"/>
                <w:color w:val="auto"/>
              </w:rPr>
              <w:t>Cho phép xóa đi một giá trị chu kỳ.</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Sub 4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đã chọn</w:t>
            </w:r>
          </w:p>
        </w:tc>
      </w:tr>
    </w:tbl>
    <w:p>
      <w:pPr>
        <w:pStyle w:val="4"/>
      </w:pPr>
      <w:bookmarkStart w:id="84" w:name="_Toc531547450"/>
      <w:r>
        <w:t>UC_SCM</w:t>
      </w:r>
      <w:bookmarkEnd w:id="84"/>
    </w:p>
    <w:p>
      <w:pPr>
        <w:rPr>
          <w:lang w:eastAsia="zh-CN"/>
        </w:rPr>
      </w:pPr>
      <w:r>
        <w:drawing>
          <wp:inline distT="0" distB="0" distL="0" distR="0">
            <wp:extent cx="5058410"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1"/>
                    <a:stretch>
                      <a:fillRect/>
                    </a:stretch>
                  </pic:blipFill>
                  <pic:spPr>
                    <a:xfrm>
                      <a:off x="0" y="0"/>
                      <a:ext cx="5070461" cy="2377139"/>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Hình: Use Case Quản lý niên khóa</w:t>
      </w: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lang w:val="vi-VN"/>
              </w:rPr>
            </w:pPr>
            <w:r>
              <w:rPr>
                <w:b/>
                <w:szCs w:val="24"/>
              </w:rPr>
              <w:t>Use case: UC_SCM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lang w:val="vi-VN"/>
              </w:rPr>
            </w:pPr>
            <w:r>
              <w:rPr>
                <w:rFonts w:ascii="Times New Roman" w:hAnsi="Times New Roman" w:cs="Times New Roman"/>
                <w:szCs w:val="24"/>
              </w:rPr>
              <w:t>Q</w:t>
            </w:r>
            <w:r>
              <w:rPr>
                <w:rFonts w:ascii="Times New Roman" w:hAnsi="Times New Roman" w:cs="Times New Roman"/>
                <w:szCs w:val="24"/>
                <w:lang w:val="vi-VN"/>
              </w:rPr>
              <w:t>uản lý niên khóa</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lang w:val="vi-VN"/>
              </w:rPr>
              <w:t>niên khóa</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muốn: </w:t>
            </w:r>
            <w:r>
              <w:rPr>
                <w:rFonts w:ascii="Times New Roman" w:hAnsi="Times New Roman" w:cs="Times New Roman"/>
                <w:i w:val="0"/>
                <w:color w:val="auto"/>
                <w:lang w:val="vi-VN"/>
              </w:rPr>
              <w:t xml:space="preserve">Thêm </w:t>
            </w:r>
            <w:r>
              <w:rPr>
                <w:rFonts w:ascii="Times New Roman" w:hAnsi="Times New Roman" w:cs="Times New Roman"/>
                <w:i w:val="0"/>
                <w:color w:val="auto"/>
              </w:rPr>
              <w:t>niên khóa, Sửa niên khóa, Xóa niên khóa.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 Association (kết hợp): </w:t>
            </w:r>
            <w:r>
              <w:rPr>
                <w:szCs w:val="24"/>
                <w:lang w:val="vi-VN"/>
              </w:rPr>
              <w:t>Người quản lý</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 xml:space="preserve">Thêm </w:t>
            </w:r>
            <w:r>
              <w:rPr>
                <w:rFonts w:ascii="Times New Roman" w:hAnsi="Times New Roman" w:cs="Times New Roman"/>
                <w:i w:val="0"/>
                <w:color w:val="auto"/>
              </w:rPr>
              <w:t>niên khóa, Sửa niên khóa, Xóa niên khóa</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niên khóa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Thêm niên khóa</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niên khóa vào danh sách các niên khóa.</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Pr>
                <w:rFonts w:ascii="Times New Roman" w:hAnsi="Times New Roman" w:cs="Times New Roman"/>
                <w:b/>
                <w:i w:val="0"/>
                <w:color w:val="auto"/>
                <w:lang w:val="vi-VN"/>
              </w:rPr>
              <w:t>niên khóa</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niên khóa.</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Xóa niên khóa</w:t>
            </w:r>
            <w:r>
              <w:rPr>
                <w:rFonts w:ascii="Times New Roman" w:hAnsi="Times New Roman" w:cs="Times New Roman"/>
                <w:i w:val="0"/>
                <w:color w:val="auto"/>
              </w:rPr>
              <w:t>:</w:t>
            </w:r>
          </w:p>
          <w:p>
            <w:pPr>
              <w:pStyle w:val="50"/>
              <w:spacing w:line="24" w:lineRule="atLeast"/>
              <w:rPr>
                <w:i w:val="0"/>
                <w:szCs w:val="26"/>
              </w:rPr>
            </w:pPr>
            <w:r>
              <w:rPr>
                <w:rFonts w:ascii="Times New Roman" w:hAnsi="Times New Roman" w:cs="Times New Roman"/>
                <w:i w:val="0"/>
                <w:color w:val="auto"/>
              </w:rPr>
              <w:t>Người sử dụng muốn xóa một niên khóa khỏi danh sách các niên khóa.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đã chọn</w:t>
            </w:r>
          </w:p>
        </w:tc>
      </w:tr>
    </w:tbl>
    <w:p>
      <w:pPr>
        <w:pStyle w:val="4"/>
      </w:pPr>
      <w:bookmarkStart w:id="85" w:name="_Toc531547451"/>
      <w:r>
        <w:t>UC_MAM</w:t>
      </w:r>
      <w:bookmarkEnd w:id="85"/>
    </w:p>
    <w:p>
      <w:pPr>
        <w:rPr>
          <w:lang w:eastAsia="zh-CN"/>
        </w:rPr>
      </w:pPr>
      <w:r>
        <w:drawing>
          <wp:inline distT="0" distB="0" distL="0" distR="0">
            <wp:extent cx="5086350" cy="234569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2"/>
                    <a:stretch>
                      <a:fillRect/>
                    </a:stretch>
                  </pic:blipFill>
                  <pic:spPr>
                    <a:xfrm>
                      <a:off x="0" y="0"/>
                      <a:ext cx="5095848" cy="2350190"/>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Hình: Use Case Quản lý chuyên ngành</w:t>
      </w: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lang w:val="vi-VN"/>
              </w:rPr>
            </w:pPr>
            <w:r>
              <w:rPr>
                <w:b/>
                <w:szCs w:val="24"/>
              </w:rPr>
              <w:t>Use case: UC_CYM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chuyên ngành</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chuyên ngành</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muốn: </w:t>
            </w:r>
            <w:r>
              <w:rPr>
                <w:rFonts w:ascii="Times New Roman" w:hAnsi="Times New Roman" w:cs="Times New Roman"/>
                <w:i w:val="0"/>
                <w:color w:val="auto"/>
                <w:lang w:val="vi-VN"/>
              </w:rPr>
              <w:t xml:space="preserve">Thêm </w:t>
            </w:r>
            <w:r>
              <w:rPr>
                <w:rFonts w:ascii="Times New Roman" w:hAnsi="Times New Roman" w:cs="Times New Roman"/>
                <w:i w:val="0"/>
                <w:color w:val="auto"/>
              </w:rPr>
              <w:t>chuyên ngành, Sửa chuyên ngành, Xóa chuyên ngành.</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 Association (kết hợp): </w:t>
            </w:r>
            <w:r>
              <w:rPr>
                <w:szCs w:val="24"/>
                <w:lang w:val="vi-VN"/>
              </w:rPr>
              <w:t>Người quản lý</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 xml:space="preserve">Thêm </w:t>
            </w:r>
            <w:r>
              <w:rPr>
                <w:rFonts w:ascii="Times New Roman" w:hAnsi="Times New Roman" w:cs="Times New Roman"/>
                <w:i w:val="0"/>
                <w:color w:val="auto"/>
              </w:rPr>
              <w:t>chuyên ngành, Sửa chuyên ngành, Xóa chuyên ngành</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chuyên ngành</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Thêm chuyên ngành</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chuyên ngành vào danh sách các chuyên ngành.</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Pr>
                <w:rFonts w:ascii="Times New Roman" w:hAnsi="Times New Roman" w:cs="Times New Roman"/>
                <w:b/>
                <w:i w:val="0"/>
                <w:color w:val="auto"/>
                <w:lang w:val="vi-VN"/>
              </w:rPr>
              <w:t>chuyên ngành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chuyên ngành.</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Xóa chuyên ngành</w:t>
            </w:r>
            <w:r>
              <w:rPr>
                <w:rFonts w:ascii="Times New Roman" w:hAnsi="Times New Roman" w:cs="Times New Roman"/>
                <w:i w:val="0"/>
                <w:color w:val="auto"/>
              </w:rPr>
              <w:t>:</w:t>
            </w:r>
          </w:p>
          <w:p>
            <w:pPr>
              <w:pStyle w:val="50"/>
              <w:spacing w:line="24" w:lineRule="atLeast"/>
              <w:rPr>
                <w:i w:val="0"/>
                <w:szCs w:val="26"/>
              </w:rPr>
            </w:pPr>
            <w:r>
              <w:rPr>
                <w:rFonts w:ascii="Times New Roman" w:hAnsi="Times New Roman" w:cs="Times New Roman"/>
                <w:i w:val="0"/>
                <w:color w:val="auto"/>
              </w:rPr>
              <w:t>Người sử dụng muốn xóa một chuyên ngành khỏi danh sách các chuyên ngành.</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đã chọn</w:t>
            </w:r>
          </w:p>
        </w:tc>
      </w:tr>
    </w:tbl>
    <w:p>
      <w:pPr>
        <w:pStyle w:val="4"/>
      </w:pPr>
      <w:bookmarkStart w:id="86" w:name="_Toc531547452"/>
      <w:r>
        <w:t>UC_ROM</w:t>
      </w:r>
      <w:bookmarkEnd w:id="86"/>
    </w:p>
    <w:p>
      <w:pPr>
        <w:rPr>
          <w:lang w:eastAsia="zh-CN"/>
        </w:rPr>
      </w:pPr>
      <w:r>
        <w:drawing>
          <wp:inline distT="0" distB="0" distL="0" distR="0">
            <wp:extent cx="5103495"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3"/>
                    <a:stretch>
                      <a:fillRect/>
                    </a:stretch>
                  </pic:blipFill>
                  <pic:spPr>
                    <a:xfrm>
                      <a:off x="0" y="0"/>
                      <a:ext cx="5109786" cy="2403135"/>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Hình: Use Case Quản lý phân quyền</w:t>
      </w:r>
    </w:p>
    <w:p>
      <w:pPr>
        <w:rPr>
          <w:lang w:eastAsia="zh-CN"/>
        </w:rPr>
      </w:pP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Cs w:val="24"/>
                <w:lang w:val="vi-VN"/>
              </w:rPr>
            </w:pPr>
            <w:r>
              <w:rPr>
                <w:b/>
                <w:szCs w:val="24"/>
              </w:rPr>
              <w:t>Use case: UC_CYM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lý </w:t>
            </w:r>
            <w:r>
              <w:rPr>
                <w:rFonts w:ascii="Times New Roman" w:hAnsi="Times New Roman" w:cs="Times New Roman"/>
                <w:szCs w:val="24"/>
              </w:rPr>
              <w:t>phân quyền</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phân quyền</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lang w:val="vi-VN"/>
              </w:rPr>
            </w:pPr>
            <w:r>
              <w:rPr>
                <w:rFonts w:ascii="Times New Roman" w:hAnsi="Times New Roman" w:cs="Times New Roman"/>
                <w:i w:val="0"/>
                <w:color w:val="auto"/>
              </w:rPr>
              <w:t xml:space="preserve">Người quản lý muốn: </w:t>
            </w:r>
            <w:r>
              <w:rPr>
                <w:rFonts w:ascii="Times New Roman" w:hAnsi="Times New Roman" w:cs="Times New Roman"/>
                <w:i w:val="0"/>
                <w:color w:val="auto"/>
                <w:lang w:val="vi-VN"/>
              </w:rPr>
              <w:t xml:space="preserve">Thêm </w:t>
            </w:r>
            <w:r>
              <w:rPr>
                <w:rFonts w:ascii="Times New Roman" w:hAnsi="Times New Roman" w:cs="Times New Roman"/>
                <w:i w:val="0"/>
                <w:color w:val="auto"/>
              </w:rPr>
              <w:t>phân quyền, Sửa phân quyền, Xóa phân quyền., Cấp quyền truy cập cho phân quyền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Cs w:val="24"/>
                <w:lang w:val="vi-VN"/>
              </w:rPr>
            </w:pPr>
            <w:r>
              <w:rPr>
                <w:szCs w:val="24"/>
              </w:rPr>
              <w:t xml:space="preserve">+ Association (kết hợp): </w:t>
            </w:r>
            <w:r>
              <w:rPr>
                <w:szCs w:val="24"/>
                <w:lang w:val="vi-VN"/>
              </w:rPr>
              <w:t>Người quản lý</w:t>
            </w:r>
          </w:p>
          <w:p>
            <w:pPr>
              <w:spacing w:line="24" w:lineRule="atLeast"/>
              <w:ind w:firstLine="0"/>
              <w:rPr>
                <w:szCs w:val="24"/>
                <w:lang w:val="vi-VN"/>
              </w:rPr>
            </w:pPr>
            <w:r>
              <w:rPr>
                <w:szCs w:val="24"/>
              </w:rPr>
              <w:t xml:space="preserve">+ Include(bao gồm): </w:t>
            </w:r>
            <w:r>
              <w:rPr>
                <w:szCs w:val="24"/>
                <w:lang w:val="vi-VN"/>
              </w:rPr>
              <w:t>Đăng nhập</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 xml:space="preserve">Thêm </w:t>
            </w:r>
            <w:r>
              <w:rPr>
                <w:rFonts w:ascii="Times New Roman" w:hAnsi="Times New Roman" w:cs="Times New Roman"/>
                <w:i w:val="0"/>
                <w:color w:val="auto"/>
              </w:rPr>
              <w:t>phân quyền, Sửa phân quyền, Xóa phân quyền, Cấp quyền truy cập cho phân quyền</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phân quyền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Thêm phân quyền</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phân quyền vào danh sách các phân quyền.</w:t>
            </w:r>
          </w:p>
          <w:p>
            <w:pPr>
              <w:pStyle w:val="50"/>
              <w:spacing w:line="24" w:lineRule="atLeast"/>
              <w:rPr>
                <w:rFonts w:ascii="Times New Roman" w:hAnsi="Times New Roman" w:cs="Times New Roman"/>
                <w:b/>
                <w:i w:val="0"/>
                <w:color w:val="auto"/>
                <w:lang w:val="vi-VN"/>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Pr>
                <w:rFonts w:ascii="Times New Roman" w:hAnsi="Times New Roman" w:cs="Times New Roman"/>
                <w:b/>
                <w:i w:val="0"/>
                <w:color w:val="auto"/>
                <w:lang w:val="vi-VN"/>
              </w:rPr>
              <w:t>phân quyền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một phân quyền.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Xóa phân quyền</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xóa một phân quyền khỏi danh sách các phân quyền.</w:t>
            </w:r>
          </w:p>
          <w:p>
            <w:pPr>
              <w:pStyle w:val="50"/>
              <w:spacing w:line="24" w:lineRule="atLeast"/>
              <w:rPr>
                <w:rFonts w:ascii="Times New Roman" w:hAnsi="Times New Roman" w:cs="Times New Roman"/>
                <w:b/>
                <w:i w:val="0"/>
                <w:color w:val="auto"/>
                <w:szCs w:val="26"/>
              </w:rPr>
            </w:pPr>
            <w:r>
              <w:rPr>
                <w:i w:val="0"/>
                <w:color w:val="auto"/>
                <w:szCs w:val="26"/>
              </w:rPr>
              <w:t>Sub 4: Nê</w:t>
            </w:r>
            <w:r>
              <w:rPr>
                <w:rFonts w:ascii="Times New Roman" w:hAnsi="Times New Roman" w:cs="Times New Roman"/>
                <w:i w:val="0"/>
                <w:color w:val="auto"/>
                <w:szCs w:val="26"/>
                <w:lang w:val="vi-VN"/>
              </w:rPr>
              <w:t>́</w:t>
            </w:r>
            <w:r>
              <w:rPr>
                <w:rFonts w:ascii="Times New Roman" w:hAnsi="Times New Roman" w:cs="Times New Roman"/>
                <w:i w:val="0"/>
                <w:color w:val="auto"/>
                <w:szCs w:val="26"/>
              </w:rPr>
              <w:t xml:space="preserve">u chọn </w:t>
            </w:r>
            <w:r>
              <w:rPr>
                <w:rFonts w:ascii="Times New Roman" w:hAnsi="Times New Roman" w:cs="Times New Roman"/>
                <w:b/>
                <w:i w:val="0"/>
                <w:color w:val="auto"/>
                <w:szCs w:val="26"/>
              </w:rPr>
              <w:t>Cấp quyền truy cập cho phân quyền</w:t>
            </w:r>
          </w:p>
          <w:p>
            <w:pPr>
              <w:pStyle w:val="50"/>
              <w:spacing w:line="24" w:lineRule="atLeast"/>
              <w:rPr>
                <w:rFonts w:ascii="Times New Roman" w:hAnsi="Times New Roman" w:cs="Times New Roman"/>
                <w:i w:val="0"/>
                <w:szCs w:val="26"/>
              </w:rPr>
            </w:pPr>
            <w:r>
              <w:rPr>
                <w:rFonts w:ascii="Times New Roman" w:hAnsi="Times New Roman" w:cs="Times New Roman"/>
                <w:i w:val="0"/>
                <w:color w:val="auto"/>
                <w:szCs w:val="26"/>
              </w:rPr>
              <w:t>Cho phép quản trị viên có thể tùy chỉnh cho phép hay chặn bất cứ truy cập nào nếu muốn</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 Sub 4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đã chọn</w:t>
            </w:r>
          </w:p>
        </w:tc>
      </w:tr>
    </w:tbl>
    <w:p>
      <w:pPr>
        <w:pStyle w:val="4"/>
      </w:pPr>
      <w:bookmarkStart w:id="87" w:name="_Toc531547453"/>
      <w:r>
        <w:t>UC_STM</w:t>
      </w:r>
      <w:bookmarkEnd w:id="87"/>
    </w:p>
    <w:p>
      <w:pPr>
        <w:rPr>
          <w:lang w:eastAsia="zh-CN"/>
        </w:rPr>
      </w:pPr>
      <w:r>
        <w:drawing>
          <wp:inline distT="0" distB="0" distL="0" distR="0">
            <wp:extent cx="5057140"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4"/>
                    <a:stretch>
                      <a:fillRect/>
                    </a:stretch>
                  </pic:blipFill>
                  <pic:spPr>
                    <a:xfrm>
                      <a:off x="0" y="0"/>
                      <a:ext cx="5068807" cy="2252931"/>
                    </a:xfrm>
                    <a:prstGeom prst="rect">
                      <a:avLst/>
                    </a:prstGeom>
                    <a:ln w="3175"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center"/>
        <w:rPr>
          <w:i/>
          <w:lang w:eastAsia="zh-CN"/>
        </w:rPr>
      </w:pPr>
      <w:r>
        <w:rPr>
          <w:i/>
          <w:lang w:eastAsia="zh-CN"/>
        </w:rPr>
        <w:t xml:space="preserve">Hình: Use Case Quản lý cấu trúc </w:t>
      </w:r>
    </w:p>
    <w:tbl>
      <w:tblPr>
        <w:tblStyle w:val="29"/>
        <w:tblW w:w="8671" w:type="dxa"/>
        <w:tblInd w:w="108" w:type="dxa"/>
        <w:tblLayout w:type="fixed"/>
        <w:tblCellMar>
          <w:top w:w="0" w:type="dxa"/>
          <w:left w:w="108" w:type="dxa"/>
          <w:bottom w:w="0" w:type="dxa"/>
          <w:right w:w="108" w:type="dxa"/>
        </w:tblCellMar>
      </w:tblPr>
      <w:tblGrid>
        <w:gridCol w:w="2343"/>
        <w:gridCol w:w="3459"/>
        <w:gridCol w:w="2869"/>
      </w:tblGrid>
      <w:tr>
        <w:tblPrEx>
          <w:tblLayout w:type="fixed"/>
          <w:tblCellMar>
            <w:top w:w="0" w:type="dxa"/>
            <w:left w:w="108" w:type="dxa"/>
            <w:bottom w:w="0" w:type="dxa"/>
            <w:right w:w="108" w:type="dxa"/>
          </w:tblCellMar>
        </w:tblPrEx>
        <w:tc>
          <w:tcPr>
            <w:tcW w:w="8671" w:type="dxa"/>
            <w:gridSpan w:val="3"/>
            <w:tcBorders>
              <w:top w:val="single" w:color="000000" w:sz="8" w:space="0"/>
              <w:left w:val="single" w:color="000000" w:sz="8" w:space="0"/>
              <w:bottom w:val="single" w:color="000000" w:sz="4" w:space="0"/>
              <w:right w:val="single" w:color="000000" w:sz="8" w:space="0"/>
            </w:tcBorders>
            <w:shd w:val="clear" w:color="auto" w:fill="D9D9D9"/>
          </w:tcPr>
          <w:p>
            <w:pPr>
              <w:spacing w:before="80" w:after="80" w:line="24" w:lineRule="atLeast"/>
              <w:rPr>
                <w:b/>
                <w:sz w:val="24"/>
                <w:szCs w:val="24"/>
                <w:lang w:val="vi-VN"/>
              </w:rPr>
            </w:pPr>
            <w:r>
              <w:rPr>
                <w:b/>
                <w:sz w:val="24"/>
                <w:szCs w:val="24"/>
              </w:rPr>
              <w:t>Use case: UC_CYM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Mục đích:</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48"/>
              <w:spacing w:line="24" w:lineRule="atLeast"/>
              <w:jc w:val="both"/>
              <w:rPr>
                <w:rFonts w:ascii="Times New Roman" w:hAnsi="Times New Roman" w:cs="Times New Roman"/>
                <w:szCs w:val="24"/>
              </w:rPr>
            </w:pPr>
            <w:r>
              <w:rPr>
                <w:rFonts w:ascii="Times New Roman" w:hAnsi="Times New Roman" w:cs="Times New Roman"/>
                <w:szCs w:val="24"/>
              </w:rPr>
              <w:t>Q</w:t>
            </w:r>
            <w:r>
              <w:rPr>
                <w:rFonts w:ascii="Times New Roman" w:hAnsi="Times New Roman" w:cs="Times New Roman"/>
                <w:szCs w:val="24"/>
                <w:lang w:val="vi-VN"/>
              </w:rPr>
              <w:t xml:space="preserve">uản </w:t>
            </w:r>
            <w:r>
              <w:rPr>
                <w:rFonts w:ascii="Times New Roman" w:hAnsi="Times New Roman" w:cs="Times New Roman"/>
                <w:szCs w:val="24"/>
              </w:rPr>
              <w:t>lý cấu trúc</w:t>
            </w:r>
          </w:p>
        </w:tc>
      </w:tr>
      <w:tr>
        <w:tblPrEx>
          <w:tblLayout w:type="fixed"/>
          <w:tblCellMar>
            <w:top w:w="0" w:type="dxa"/>
            <w:left w:w="108" w:type="dxa"/>
            <w:bottom w:w="0" w:type="dxa"/>
            <w:right w:w="108" w:type="dxa"/>
          </w:tblCellMar>
        </w:tblPrEx>
        <w:trPr>
          <w:cantSplit/>
          <w:trHeight w:val="360" w:hRule="atLeast"/>
        </w:trPr>
        <w:tc>
          <w:tcPr>
            <w:tcW w:w="2343" w:type="dxa"/>
            <w:vMerge w:val="restart"/>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Mô tả:</w:t>
            </w:r>
          </w:p>
        </w:tc>
        <w:tc>
          <w:tcPr>
            <w:tcW w:w="3459" w:type="dxa"/>
            <w:vMerge w:val="restart"/>
            <w:tcBorders>
              <w:top w:val="single" w:color="000000" w:sz="4" w:space="0"/>
              <w:left w:val="single" w:color="000000" w:sz="4" w:space="0"/>
              <w:bottom w:val="single" w:color="000000" w:sz="4"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 chọn tính năng quản lý cấu trúc</w:t>
            </w: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Mức độ cần thiết: Cao</w:t>
            </w:r>
          </w:p>
        </w:tc>
      </w:tr>
      <w:tr>
        <w:tblPrEx>
          <w:tblLayout w:type="fixed"/>
          <w:tblCellMar>
            <w:top w:w="0" w:type="dxa"/>
            <w:left w:w="108" w:type="dxa"/>
            <w:bottom w:w="0" w:type="dxa"/>
            <w:right w:w="108" w:type="dxa"/>
          </w:tblCellMar>
        </w:tblPrEx>
        <w:trPr>
          <w:cantSplit/>
          <w:trHeight w:val="360" w:hRule="atLeast"/>
        </w:trPr>
        <w:tc>
          <w:tcPr>
            <w:tcW w:w="2343" w:type="dxa"/>
            <w:vMerge w:val="continue"/>
            <w:tcBorders>
              <w:top w:val="single" w:color="000000" w:sz="4" w:space="0"/>
              <w:left w:val="single" w:color="000000" w:sz="8" w:space="0"/>
              <w:bottom w:val="single" w:color="000000" w:sz="4" w:space="0"/>
            </w:tcBorders>
            <w:shd w:val="clear" w:color="auto" w:fill="F3F3F3"/>
          </w:tcPr>
          <w:p>
            <w:pPr>
              <w:pStyle w:val="49"/>
              <w:snapToGrid w:val="0"/>
              <w:spacing w:line="24" w:lineRule="atLeast"/>
              <w:rPr>
                <w:rFonts w:ascii="Times New Roman" w:hAnsi="Times New Roman" w:cs="Times New Roman"/>
                <w:color w:val="auto"/>
                <w:szCs w:val="24"/>
                <w:lang w:val="vi-VN"/>
              </w:rPr>
            </w:pPr>
          </w:p>
        </w:tc>
        <w:tc>
          <w:tcPr>
            <w:tcW w:w="3459" w:type="dxa"/>
            <w:vMerge w:val="continue"/>
            <w:tcBorders>
              <w:top w:val="single" w:color="000000" w:sz="4" w:space="0"/>
              <w:left w:val="single" w:color="000000" w:sz="4" w:space="0"/>
              <w:bottom w:val="single" w:color="000000" w:sz="4" w:space="0"/>
            </w:tcBorders>
            <w:shd w:val="clear" w:color="auto" w:fill="auto"/>
          </w:tcPr>
          <w:p>
            <w:pPr>
              <w:pStyle w:val="50"/>
              <w:snapToGrid w:val="0"/>
              <w:spacing w:line="24" w:lineRule="atLeast"/>
              <w:rPr>
                <w:rFonts w:ascii="Times New Roman" w:hAnsi="Times New Roman" w:cs="Times New Roman"/>
                <w:i w:val="0"/>
                <w:color w:val="auto"/>
              </w:rPr>
            </w:pPr>
          </w:p>
        </w:tc>
        <w:tc>
          <w:tcPr>
            <w:tcW w:w="2869" w:type="dxa"/>
            <w:tcBorders>
              <w:top w:val="single" w:color="000000" w:sz="4" w:space="0"/>
              <w:left w:val="single" w:color="000000" w:sz="8"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Phân loại: Tương đối</w:t>
            </w:r>
          </w:p>
        </w:tc>
      </w:tr>
      <w:tr>
        <w:tblPrEx>
          <w:tblLayout w:type="fixed"/>
          <w:tblCellMar>
            <w:top w:w="0" w:type="dxa"/>
            <w:left w:w="108" w:type="dxa"/>
            <w:bottom w:w="0" w:type="dxa"/>
            <w:right w:w="108" w:type="dxa"/>
          </w:tblCellMar>
        </w:tblPrEx>
        <w:trPr>
          <w:cantSplit/>
        </w:trPr>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Tác nhân:</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quản lý</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Thành phần và mối quan tâm</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napToGrid w:val="0"/>
              <w:spacing w:line="24" w:lineRule="atLeast"/>
              <w:rPr>
                <w:rFonts w:ascii="Times New Roman" w:hAnsi="Times New Roman" w:cs="Times New Roman"/>
                <w:i w:val="0"/>
                <w:color w:val="auto"/>
              </w:rPr>
            </w:pPr>
            <w:r>
              <w:rPr>
                <w:rFonts w:ascii="Times New Roman" w:hAnsi="Times New Roman" w:cs="Times New Roman"/>
                <w:i w:val="0"/>
                <w:color w:val="auto"/>
              </w:rPr>
              <w:t xml:space="preserve">Người quản lý có thể: </w:t>
            </w:r>
            <w:r>
              <w:rPr>
                <w:rFonts w:ascii="Times New Roman" w:hAnsi="Times New Roman" w:cs="Times New Roman"/>
                <w:i w:val="0"/>
                <w:color w:val="auto"/>
                <w:lang w:val="vi-VN"/>
              </w:rPr>
              <w:t>Thêm mục lớn</w:t>
            </w:r>
            <w:r>
              <w:rPr>
                <w:rFonts w:ascii="Times New Roman" w:hAnsi="Times New Roman" w:cs="Times New Roman"/>
                <w:i w:val="0"/>
                <w:color w:val="auto"/>
              </w:rPr>
              <w:t>, Sửa mục lớn, Xóa mục lớn, Tạo mục con, Sửa mục con,</w:t>
            </w:r>
            <w:r>
              <w:t xml:space="preserve"> </w:t>
            </w:r>
            <w:r>
              <w:rPr>
                <w:rFonts w:ascii="Times New Roman" w:hAnsi="Times New Roman" w:cs="Times New Roman"/>
                <w:i w:val="0"/>
                <w:color w:val="auto"/>
              </w:rPr>
              <w:t>Xóa mục con.</w:t>
            </w:r>
          </w:p>
          <w:p>
            <w:pPr>
              <w:pStyle w:val="50"/>
              <w:snapToGrid w:val="0"/>
              <w:spacing w:line="24" w:lineRule="atLeast"/>
              <w:rPr>
                <w:rFonts w:ascii="Times New Roman" w:hAnsi="Times New Roman" w:cs="Times New Roman"/>
                <w:i w:val="0"/>
                <w:color w:val="auto"/>
                <w:lang w:val="vi-VN"/>
              </w:rPr>
            </w:pP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Các mối quan hệ</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spacing w:before="60" w:after="60" w:line="24" w:lineRule="atLeast"/>
              <w:ind w:firstLine="0"/>
              <w:rPr>
                <w:sz w:val="24"/>
                <w:szCs w:val="24"/>
              </w:rPr>
            </w:pPr>
            <w:r>
              <w:rPr>
                <w:sz w:val="24"/>
                <w:szCs w:val="24"/>
              </w:rPr>
              <w:t xml:space="preserve">+ Association (kết hợp): </w:t>
            </w:r>
            <w:r>
              <w:rPr>
                <w:sz w:val="24"/>
                <w:szCs w:val="24"/>
                <w:lang w:val="vi-VN"/>
              </w:rPr>
              <w:t>Người quản lý</w:t>
            </w:r>
          </w:p>
          <w:p>
            <w:pPr>
              <w:spacing w:line="24" w:lineRule="atLeast"/>
              <w:ind w:firstLine="0"/>
              <w:rPr>
                <w:sz w:val="24"/>
                <w:szCs w:val="24"/>
                <w:lang w:val="vi-VN"/>
              </w:rPr>
            </w:pPr>
            <w:r>
              <w:rPr>
                <w:sz w:val="24"/>
                <w:szCs w:val="24"/>
              </w:rPr>
              <w:t xml:space="preserve">+ Include(bao gồm): </w:t>
            </w:r>
            <w:r>
              <w:rPr>
                <w:sz w:val="24"/>
                <w:szCs w:val="24"/>
                <w:lang w:val="vi-VN"/>
              </w:rPr>
              <w:t>Đăng nhập</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Extend(mở rộng):</w:t>
            </w:r>
            <w:r>
              <w:rPr>
                <w:rFonts w:ascii="Times New Roman" w:hAnsi="Times New Roman" w:cs="Times New Roman"/>
                <w:i w:val="0"/>
                <w:color w:val="auto"/>
              </w:rPr>
              <w:t xml:space="preserve"> </w:t>
            </w:r>
            <w:r>
              <w:rPr>
                <w:rFonts w:ascii="Times New Roman" w:hAnsi="Times New Roman" w:cs="Times New Roman"/>
                <w:i w:val="0"/>
                <w:color w:val="auto"/>
                <w:lang w:val="vi-VN"/>
              </w:rPr>
              <w:t>Thêm mục lớn</w:t>
            </w:r>
            <w:r>
              <w:rPr>
                <w:rFonts w:ascii="Times New Roman" w:hAnsi="Times New Roman" w:cs="Times New Roman"/>
                <w:i w:val="0"/>
                <w:color w:val="auto"/>
              </w:rPr>
              <w:t>, Sửa mục lớn, Xóa mục lớn, Quản lý mục con</w:t>
            </w:r>
            <w:r>
              <w:rPr>
                <w:rFonts w:ascii="Times New Roman" w:hAnsi="Times New Roman" w:cs="Times New Roman"/>
                <w:i w:val="0"/>
                <w:color w:val="auto"/>
                <w:lang w:val="vi-VN"/>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lang w:val="vi-VN"/>
              </w:rPr>
              <w:t>+</w:t>
            </w:r>
            <w:r>
              <w:rPr>
                <w:rFonts w:ascii="Times New Roman" w:hAnsi="Times New Roman" w:cs="Times New Roman"/>
                <w:i w:val="0"/>
                <w:color w:val="auto"/>
              </w:rPr>
              <w:t xml:space="preserve"> </w:t>
            </w:r>
            <w:r>
              <w:rPr>
                <w:rFonts w:ascii="Times New Roman" w:hAnsi="Times New Roman" w:cs="Times New Roman"/>
                <w:i w:val="0"/>
                <w:color w:val="auto"/>
                <w:lang w:val="vi-VN"/>
              </w:rPr>
              <w:t>Generalization(tổng quát hóa):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trước:</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Yêu cầu đăng nhập sau đó chọn quyền quản lý cho Admin và chọn mục Quản lý cấu trúc</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chính (Basic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1. Người dùng đăng nhập vào hệ thống </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2. Người dùng chọn 1 trong các chức năng</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 xml:space="preserve">Sub 1: </w:t>
            </w:r>
            <w:r>
              <w:rPr>
                <w:rFonts w:ascii="Times New Roman" w:hAnsi="Times New Roman" w:cs="Times New Roman"/>
                <w:i w:val="0"/>
                <w:color w:val="auto"/>
                <w:lang w:val="vi-VN"/>
              </w:rPr>
              <w:t xml:space="preserve">Nếu chọn </w:t>
            </w:r>
            <w:r>
              <w:rPr>
                <w:rFonts w:ascii="Times New Roman" w:hAnsi="Times New Roman" w:cs="Times New Roman"/>
                <w:b/>
                <w:i w:val="0"/>
                <w:color w:val="auto"/>
                <w:lang w:val="vi-VN"/>
              </w:rPr>
              <w:t xml:space="preserve">Thêm </w:t>
            </w:r>
            <w:r>
              <w:rPr>
                <w:rFonts w:ascii="Times New Roman" w:hAnsi="Times New Roman" w:cs="Times New Roman"/>
                <w:b/>
                <w:i w:val="0"/>
                <w:color w:val="auto"/>
              </w:rPr>
              <w:t>mục lớn</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thêm một chu kỳ vào danh sách các mục lớn.</w:t>
            </w:r>
          </w:p>
          <w:p>
            <w:pPr>
              <w:pStyle w:val="50"/>
              <w:spacing w:line="24" w:lineRule="atLeast"/>
              <w:rPr>
                <w:rFonts w:ascii="Times New Roman" w:hAnsi="Times New Roman" w:cs="Times New Roman"/>
                <w:b/>
                <w:i w:val="0"/>
                <w:color w:val="auto"/>
              </w:rPr>
            </w:pPr>
            <w:r>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Sửa mục lớn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Người sử dụng muốn sửa thông tin mục lớn.</w:t>
            </w:r>
          </w:p>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 xml:space="preserve">Sub 3: </w:t>
            </w:r>
            <w:r>
              <w:rPr>
                <w:rFonts w:ascii="Times New Roman" w:hAnsi="Times New Roman" w:cs="Times New Roman"/>
                <w:i w:val="0"/>
                <w:color w:val="auto"/>
              </w:rPr>
              <w:t xml:space="preserve">Nếu chọn </w:t>
            </w:r>
            <w:r>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Pr>
                <w:rFonts w:ascii="Times New Roman" w:hAnsi="Times New Roman" w:cs="Times New Roman"/>
                <w:i w:val="0"/>
                <w:color w:val="auto"/>
              </w:rPr>
              <w:t>:</w:t>
            </w:r>
          </w:p>
          <w:p>
            <w:pPr>
              <w:pStyle w:val="50"/>
              <w:spacing w:line="24" w:lineRule="atLeast"/>
              <w:rPr>
                <w:rFonts w:ascii="Times New Roman" w:hAnsi="Times New Roman" w:cs="Times New Roman"/>
                <w:i w:val="0"/>
                <w:color w:val="auto"/>
                <w:lang w:val="vi-VN"/>
              </w:rPr>
            </w:pPr>
            <w:r>
              <w:rPr>
                <w:rFonts w:ascii="Times New Roman" w:hAnsi="Times New Roman" w:cs="Times New Roman"/>
                <w:i w:val="0"/>
                <w:color w:val="auto"/>
              </w:rPr>
              <w:t>Người sử dụng muốn xóa một hoạt động khỏi danh sách các mục lớn.</w:t>
            </w:r>
          </w:p>
          <w:p>
            <w:pPr>
              <w:spacing w:line="24" w:lineRule="atLeast"/>
              <w:ind w:hanging="12"/>
              <w:rPr>
                <w:b/>
                <w:sz w:val="24"/>
                <w:szCs w:val="24"/>
                <w:lang w:eastAsia="zh-CN"/>
              </w:rPr>
            </w:pPr>
            <w:r>
              <w:rPr>
                <w:sz w:val="24"/>
                <w:szCs w:val="24"/>
                <w:lang w:eastAsia="zh-CN"/>
              </w:rPr>
              <w:t xml:space="preserve">Sub 4: Nếu chọn </w:t>
            </w:r>
            <w:r>
              <w:rPr>
                <w:b/>
                <w:sz w:val="24"/>
                <w:szCs w:val="24"/>
                <w:lang w:eastAsia="zh-CN"/>
              </w:rPr>
              <w:t>Quản lý mục con</w:t>
            </w:r>
          </w:p>
          <w:p>
            <w:pPr>
              <w:spacing w:line="24" w:lineRule="atLeast"/>
              <w:ind w:hanging="12"/>
              <w:rPr>
                <w:sz w:val="24"/>
                <w:szCs w:val="24"/>
                <w:lang w:eastAsia="zh-CN"/>
              </w:rPr>
            </w:pPr>
            <w:r>
              <w:rPr>
                <w:sz w:val="24"/>
                <w:szCs w:val="24"/>
                <w:lang w:eastAsia="zh-CN"/>
              </w:rPr>
              <w:t>Người sử dụng hiển thị thông tin danh sách các mục con tương ứng với mục lớn mà mình thao tác, khi chọn vào một mục thì sẽ hiển thị thông tin tương ứng với mục đó. Các mục hiển thị tự động khi người sử dụng chọn vào xem chi tiết. Sẽ hiện ra danh sách và phân công theo chức năng cho hoạt động đó</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4.1: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mục con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người sử dụng thêm một mục con mới trong một mục lớn</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4.2: </w:t>
            </w:r>
            <w:r>
              <w:rPr>
                <w:rFonts w:ascii="Times New Roman" w:hAnsi="Times New Roman" w:cs="Times New Roman"/>
                <w:i w:val="0"/>
                <w:color w:val="auto"/>
                <w:lang w:val="vi-VN"/>
              </w:rPr>
              <w:t>Nếu chọn</w:t>
            </w:r>
            <w:r>
              <w:rPr>
                <w:b/>
              </w:rPr>
              <w:t xml:space="preserve"> </w:t>
            </w:r>
            <w:r>
              <w:rPr>
                <w:rFonts w:ascii="Times New Roman" w:hAnsi="Times New Roman" w:cs="Times New Roman"/>
                <w:b/>
                <w:i w:val="0"/>
                <w:color w:val="auto"/>
              </w:rPr>
              <w:t>Sửa mục con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tùy chỉnh lại mục con</w:t>
            </w:r>
          </w:p>
          <w:p>
            <w:pPr>
              <w:pStyle w:val="50"/>
              <w:numPr>
                <w:ilvl w:val="0"/>
                <w:numId w:val="15"/>
              </w:numPr>
              <w:spacing w:line="24" w:lineRule="atLeast"/>
              <w:rPr>
                <w:rFonts w:ascii="Times New Roman" w:hAnsi="Times New Roman" w:cs="Times New Roman"/>
                <w:i w:val="0"/>
                <w:color w:val="auto"/>
              </w:rPr>
            </w:pPr>
            <w:r>
              <w:rPr>
                <w:rFonts w:ascii="Times New Roman" w:hAnsi="Times New Roman" w:cs="Times New Roman"/>
                <w:i w:val="0"/>
                <w:color w:val="auto"/>
              </w:rPr>
              <w:t xml:space="preserve">Sub 4.3: </w:t>
            </w:r>
            <w:r>
              <w:rPr>
                <w:rFonts w:ascii="Times New Roman" w:hAnsi="Times New Roman" w:cs="Times New Roman"/>
                <w:i w:val="0"/>
                <w:color w:val="auto"/>
                <w:lang w:val="vi-VN"/>
              </w:rPr>
              <w:t xml:space="preserve">Nếu chọn </w:t>
            </w:r>
            <w:r>
              <w:rPr>
                <w:rFonts w:ascii="Times New Roman" w:hAnsi="Times New Roman" w:cs="Times New Roman"/>
                <w:b/>
                <w:i w:val="0"/>
                <w:color w:val="auto"/>
              </w:rPr>
              <w:t>Xóa mục con</w:t>
            </w:r>
          </w:p>
          <w:p>
            <w:pPr>
              <w:pStyle w:val="50"/>
              <w:spacing w:line="24" w:lineRule="atLeast"/>
              <w:ind w:left="720"/>
              <w:rPr>
                <w:rFonts w:ascii="Times New Roman" w:hAnsi="Times New Roman" w:cs="Times New Roman"/>
                <w:i w:val="0"/>
                <w:color w:val="auto"/>
              </w:rPr>
            </w:pPr>
            <w:r>
              <w:rPr>
                <w:rFonts w:ascii="Times New Roman" w:hAnsi="Times New Roman" w:cs="Times New Roman"/>
                <w:i w:val="0"/>
                <w:color w:val="auto"/>
              </w:rPr>
              <w:t>Cho phép xóa đi một mục con thuộc mục lớn không còn cần sử dụng nửa.</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4"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Luồng sự kiện phụ (Alternative Flows):</w:t>
            </w:r>
          </w:p>
        </w:tc>
        <w:tc>
          <w:tcPr>
            <w:tcW w:w="6328" w:type="dxa"/>
            <w:gridSpan w:val="2"/>
            <w:tcBorders>
              <w:top w:val="single" w:color="000000" w:sz="4" w:space="0"/>
              <w:left w:val="single" w:color="000000" w:sz="4" w:space="0"/>
              <w:bottom w:val="single" w:color="000000" w:sz="4"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lang w:val="vi-VN"/>
              </w:rPr>
              <w:t>Người quản lý</w:t>
            </w:r>
            <w:r>
              <w:rPr>
                <w:rFonts w:ascii="Times New Roman" w:hAnsi="Times New Roman" w:cs="Times New Roman"/>
                <w:i w:val="0"/>
                <w:color w:val="auto"/>
              </w:rPr>
              <w:t xml:space="preserve"> thực hiện luôn phiên các Sub 1, Sub 2, Sub 3, Sub 4 trước khi trở về giao diện phần mềm.</w:t>
            </w:r>
          </w:p>
        </w:tc>
      </w:tr>
      <w:tr>
        <w:tblPrEx>
          <w:tblLayout w:type="fixed"/>
          <w:tblCellMar>
            <w:top w:w="0" w:type="dxa"/>
            <w:left w:w="108" w:type="dxa"/>
            <w:bottom w:w="0" w:type="dxa"/>
            <w:right w:w="108" w:type="dxa"/>
          </w:tblCellMar>
        </w:tblPrEx>
        <w:tc>
          <w:tcPr>
            <w:tcW w:w="2343" w:type="dxa"/>
            <w:tcBorders>
              <w:top w:val="single" w:color="000000" w:sz="4" w:space="0"/>
              <w:left w:val="single" w:color="000000" w:sz="8" w:space="0"/>
              <w:bottom w:val="single" w:color="000000" w:sz="8" w:space="0"/>
            </w:tcBorders>
            <w:shd w:val="clear" w:color="auto" w:fill="F3F3F3"/>
          </w:tcPr>
          <w:p>
            <w:pPr>
              <w:pStyle w:val="49"/>
              <w:spacing w:line="24" w:lineRule="atLeast"/>
              <w:rPr>
                <w:rFonts w:ascii="Times New Roman" w:hAnsi="Times New Roman" w:cs="Times New Roman"/>
                <w:color w:val="auto"/>
                <w:szCs w:val="24"/>
              </w:rPr>
            </w:pPr>
            <w:r>
              <w:rPr>
                <w:rFonts w:ascii="Times New Roman" w:hAnsi="Times New Roman" w:cs="Times New Roman"/>
                <w:color w:val="auto"/>
                <w:szCs w:val="24"/>
              </w:rPr>
              <w:t>Điều kiện sau:</w:t>
            </w:r>
          </w:p>
        </w:tc>
        <w:tc>
          <w:tcPr>
            <w:tcW w:w="6328" w:type="dxa"/>
            <w:gridSpan w:val="2"/>
            <w:tcBorders>
              <w:top w:val="single" w:color="000000" w:sz="4" w:space="0"/>
              <w:left w:val="single" w:color="000000" w:sz="4" w:space="0"/>
              <w:bottom w:val="single" w:color="000000" w:sz="8" w:space="0"/>
              <w:right w:val="single" w:color="000000" w:sz="8" w:space="0"/>
            </w:tcBorders>
            <w:shd w:val="clear" w:color="auto" w:fill="auto"/>
          </w:tcPr>
          <w:p>
            <w:pPr>
              <w:pStyle w:val="50"/>
              <w:spacing w:line="24" w:lineRule="atLeast"/>
              <w:rPr>
                <w:rFonts w:ascii="Times New Roman" w:hAnsi="Times New Roman" w:cs="Times New Roman"/>
                <w:i w:val="0"/>
                <w:color w:val="auto"/>
              </w:rPr>
            </w:pPr>
            <w:r>
              <w:rPr>
                <w:rFonts w:ascii="Times New Roman" w:hAnsi="Times New Roman" w:cs="Times New Roman"/>
                <w:i w:val="0"/>
                <w:color w:val="auto"/>
              </w:rPr>
              <w:t>Thực hiện thành công Sub (1, 2, 3, 4) đã chọn</w:t>
            </w:r>
          </w:p>
        </w:tc>
      </w:tr>
    </w:tbl>
    <w:p>
      <w:pPr>
        <w:jc w:val="center"/>
        <w:rPr>
          <w:i/>
          <w:lang w:eastAsia="zh-CN"/>
        </w:rPr>
      </w:pPr>
    </w:p>
    <w:p>
      <w:pPr>
        <w:pStyle w:val="3"/>
        <w:rPr>
          <w:lang w:eastAsia="zh-CN"/>
        </w:rPr>
      </w:pPr>
      <w:bookmarkStart w:id="88" w:name="_Toc531547454"/>
      <w:r>
        <w:rPr>
          <w:lang w:eastAsia="zh-CN"/>
        </w:rPr>
        <w:t>Các yêu cầu chức năng</w:t>
      </w:r>
      <w:bookmarkEnd w:id="88"/>
    </w:p>
    <w:p>
      <w:pPr>
        <w:pStyle w:val="3"/>
      </w:pPr>
      <w:bookmarkStart w:id="89" w:name="_Toc531547455"/>
      <w:r>
        <w:t>Yêu cầu thực thi</w:t>
      </w:r>
      <w:bookmarkEnd w:id="89"/>
    </w:p>
    <w:tbl>
      <w:tblPr>
        <w:tblStyle w:val="29"/>
        <w:tblW w:w="8806"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9"/>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E0E0E0"/>
            <w:vAlign w:val="center"/>
          </w:tcPr>
          <w:p>
            <w:pPr>
              <w:spacing w:before="60" w:after="60"/>
              <w:ind w:firstLine="0"/>
              <w:jc w:val="center"/>
              <w:rPr>
                <w:sz w:val="22"/>
              </w:rPr>
            </w:pPr>
            <w:r>
              <w:rPr>
                <w:b/>
                <w:bCs/>
                <w:sz w:val="22"/>
              </w:rPr>
              <w:t>Mã yêu cầu</w:t>
            </w:r>
          </w:p>
        </w:tc>
        <w:tc>
          <w:tcPr>
            <w:tcW w:w="7087" w:type="dxa"/>
            <w:shd w:val="clear" w:color="auto" w:fill="E0E0E0"/>
            <w:vAlign w:val="center"/>
          </w:tcPr>
          <w:p>
            <w:pPr>
              <w:spacing w:before="60" w:after="60"/>
              <w:jc w:val="center"/>
              <w:rPr>
                <w:sz w:val="22"/>
              </w:rPr>
            </w:pPr>
            <w:r>
              <w:rPr>
                <w:b/>
                <w:bCs/>
                <w:sz w:val="22"/>
              </w:rPr>
              <w:t>Yêu cầu tối thiểu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NR_001</w:t>
            </w:r>
          </w:p>
        </w:tc>
        <w:tc>
          <w:tcPr>
            <w:tcW w:w="7087" w:type="dxa"/>
            <w:shd w:val="clear" w:color="auto" w:fill="auto"/>
            <w:vAlign w:val="center"/>
          </w:tcPr>
          <w:p>
            <w:pPr>
              <w:pStyle w:val="17"/>
              <w:spacing w:before="0" w:after="0"/>
              <w:textAlignment w:val="baseline"/>
              <w:rPr>
                <w:sz w:val="22"/>
              </w:rPr>
            </w:pPr>
            <w:r>
              <w:rPr>
                <w:sz w:val="22"/>
              </w:rPr>
              <w:t>Cho phép đa luồng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NR_002</w:t>
            </w:r>
          </w:p>
        </w:tc>
        <w:tc>
          <w:tcPr>
            <w:tcW w:w="7087" w:type="dxa"/>
            <w:shd w:val="clear" w:color="auto" w:fill="auto"/>
            <w:vAlign w:val="center"/>
          </w:tcPr>
          <w:p>
            <w:pPr>
              <w:spacing w:before="60" w:after="60"/>
              <w:ind w:firstLine="0"/>
              <w:jc w:val="left"/>
              <w:rPr>
                <w:sz w:val="22"/>
              </w:rPr>
            </w:pPr>
            <w:r>
              <w:rPr>
                <w:sz w:val="22"/>
              </w:rPr>
              <w:t>Máy tính đóng vai trò là máy chủ phải hoạt động liên tục trong suốt thời gian vận hành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NR_003</w:t>
            </w:r>
          </w:p>
        </w:tc>
        <w:tc>
          <w:tcPr>
            <w:tcW w:w="7087" w:type="dxa"/>
            <w:shd w:val="clear" w:color="auto" w:fill="auto"/>
            <w:vAlign w:val="center"/>
          </w:tcPr>
          <w:p>
            <w:pPr>
              <w:spacing w:before="60" w:after="60"/>
              <w:ind w:firstLine="0"/>
              <w:jc w:val="left"/>
              <w:rPr>
                <w:sz w:val="22"/>
              </w:rPr>
            </w:pPr>
            <w:r>
              <w:rPr>
                <w:sz w:val="22"/>
              </w:rPr>
              <w:t>Luôn online trong quá trình sử dụng hệ thống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E0E0E0"/>
            <w:vAlign w:val="center"/>
          </w:tcPr>
          <w:p>
            <w:pPr>
              <w:snapToGrid w:val="0"/>
              <w:spacing w:before="60" w:after="60"/>
              <w:ind w:firstLine="0"/>
              <w:jc w:val="center"/>
              <w:rPr>
                <w:b/>
                <w:bCs/>
                <w:sz w:val="20"/>
              </w:rPr>
            </w:pPr>
          </w:p>
        </w:tc>
        <w:tc>
          <w:tcPr>
            <w:tcW w:w="7087" w:type="dxa"/>
            <w:shd w:val="clear" w:color="auto" w:fill="E0E0E0"/>
            <w:vAlign w:val="center"/>
          </w:tcPr>
          <w:p>
            <w:pPr>
              <w:snapToGrid w:val="0"/>
              <w:spacing w:before="60" w:after="60"/>
              <w:jc w:val="center"/>
              <w:rPr>
                <w:b/>
                <w:bCs/>
                <w:sz w:val="20"/>
              </w:rPr>
            </w:pPr>
          </w:p>
        </w:tc>
      </w:tr>
    </w:tbl>
    <w:p>
      <w:pPr>
        <w:pStyle w:val="4"/>
      </w:pPr>
      <w:bookmarkStart w:id="90" w:name="_Toc531547456"/>
      <w:r>
        <w:t>Yêu cầu hiệu xuất</w:t>
      </w:r>
      <w:bookmarkEnd w:id="90"/>
    </w:p>
    <w:tbl>
      <w:tblPr>
        <w:tblStyle w:val="29"/>
        <w:tblW w:w="8806"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9"/>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D9D9D9"/>
            <w:vAlign w:val="center"/>
          </w:tcPr>
          <w:p>
            <w:pPr>
              <w:spacing w:before="60" w:after="60"/>
              <w:ind w:firstLine="0"/>
              <w:jc w:val="center"/>
              <w:rPr>
                <w:b/>
                <w:bCs/>
                <w:sz w:val="22"/>
              </w:rPr>
            </w:pPr>
            <w:r>
              <w:rPr>
                <w:b/>
                <w:bCs/>
                <w:sz w:val="22"/>
              </w:rPr>
              <w:t>Mã yêu cầu</w:t>
            </w:r>
          </w:p>
        </w:tc>
        <w:tc>
          <w:tcPr>
            <w:tcW w:w="7087" w:type="dxa"/>
            <w:shd w:val="clear" w:color="auto" w:fill="D9D9D9"/>
            <w:vAlign w:val="center"/>
          </w:tcPr>
          <w:p>
            <w:pPr>
              <w:spacing w:before="60" w:after="60"/>
              <w:jc w:val="center"/>
              <w:rPr>
                <w:b/>
                <w:bCs/>
                <w:sz w:val="22"/>
              </w:rPr>
            </w:pPr>
            <w:r>
              <w:rPr>
                <w:b/>
                <w:bCs/>
                <w:sz w:val="22"/>
              </w:rPr>
              <w:t>Yêu cầu tối thiểu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NR_004</w:t>
            </w:r>
          </w:p>
        </w:tc>
        <w:tc>
          <w:tcPr>
            <w:tcW w:w="7087" w:type="dxa"/>
            <w:shd w:val="clear" w:color="auto" w:fill="auto"/>
            <w:vAlign w:val="center"/>
          </w:tcPr>
          <w:p>
            <w:pPr>
              <w:spacing w:before="60" w:after="60"/>
              <w:ind w:firstLine="0"/>
              <w:jc w:val="left"/>
              <w:rPr>
                <w:sz w:val="22"/>
              </w:rPr>
            </w:pPr>
            <w:r>
              <w:rPr>
                <w:sz w:val="22"/>
              </w:rPr>
              <w:t>Tốc độ đường truyền mạng tối thiểu download/upload 4 Mbps / 512 Kbps.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NR_005</w:t>
            </w:r>
          </w:p>
        </w:tc>
        <w:tc>
          <w:tcPr>
            <w:tcW w:w="7087" w:type="dxa"/>
            <w:shd w:val="clear" w:color="auto" w:fill="auto"/>
            <w:vAlign w:val="center"/>
          </w:tcPr>
          <w:p>
            <w:pPr>
              <w:spacing w:before="60" w:after="60"/>
              <w:ind w:firstLine="0"/>
              <w:jc w:val="left"/>
              <w:rPr>
                <w:sz w:val="22"/>
              </w:rPr>
            </w:pPr>
            <w:r>
              <w:rPr>
                <w:sz w:val="22"/>
              </w:rPr>
              <w:t>Hệ thống phản ứng nhanh thời gian chờ là ít hơn 1 giây cho mỗi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NR_006</w:t>
            </w:r>
          </w:p>
        </w:tc>
        <w:tc>
          <w:tcPr>
            <w:tcW w:w="7087" w:type="dxa"/>
            <w:shd w:val="clear" w:color="auto" w:fill="auto"/>
            <w:vAlign w:val="center"/>
          </w:tcPr>
          <w:p>
            <w:pPr>
              <w:spacing w:before="60" w:after="60"/>
              <w:ind w:firstLine="0"/>
              <w:jc w:val="left"/>
              <w:rPr>
                <w:sz w:val="22"/>
              </w:rPr>
            </w:pPr>
            <w:r>
              <w:rPr>
                <w:sz w:val="22"/>
              </w:rPr>
              <w:t>Có khả năng thích ứng cao với nhiều thiết bị, hệ điều hành khác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NR_007</w:t>
            </w:r>
          </w:p>
        </w:tc>
        <w:tc>
          <w:tcPr>
            <w:tcW w:w="7087" w:type="dxa"/>
            <w:shd w:val="clear" w:color="auto" w:fill="auto"/>
            <w:vAlign w:val="center"/>
          </w:tcPr>
          <w:p>
            <w:pPr>
              <w:spacing w:before="60" w:after="60"/>
              <w:ind w:firstLine="0"/>
              <w:jc w:val="left"/>
              <w:rPr>
                <w:sz w:val="22"/>
              </w:rPr>
            </w:pPr>
            <w:r>
              <w:rPr>
                <w:sz w:val="22"/>
              </w:rPr>
              <w:t>Hoạt động tốt khi có nhiều thiết bị cùng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NR_008</w:t>
            </w:r>
          </w:p>
        </w:tc>
        <w:tc>
          <w:tcPr>
            <w:tcW w:w="7087" w:type="dxa"/>
            <w:shd w:val="clear" w:color="auto" w:fill="auto"/>
            <w:vAlign w:val="center"/>
          </w:tcPr>
          <w:p>
            <w:pPr>
              <w:spacing w:before="60" w:after="60"/>
              <w:ind w:firstLine="0"/>
              <w:jc w:val="left"/>
              <w:rPr>
                <w:sz w:val="22"/>
              </w:rPr>
            </w:pPr>
            <w:r>
              <w:rPr>
                <w:sz w:val="22"/>
              </w:rPr>
              <w:t>Đảm bảo về mặt lưu trữ nếu có yêu cầu lưu trữ lượng lớn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D9D9D9"/>
            <w:vAlign w:val="center"/>
          </w:tcPr>
          <w:p>
            <w:pPr>
              <w:spacing w:before="60" w:after="60"/>
              <w:ind w:firstLine="0"/>
              <w:jc w:val="center"/>
              <w:rPr>
                <w:b/>
                <w:bCs/>
                <w:sz w:val="20"/>
              </w:rPr>
            </w:pPr>
          </w:p>
        </w:tc>
        <w:tc>
          <w:tcPr>
            <w:tcW w:w="7087" w:type="dxa"/>
            <w:shd w:val="clear" w:color="auto" w:fill="D9D9D9"/>
            <w:vAlign w:val="center"/>
          </w:tcPr>
          <w:p>
            <w:pPr>
              <w:spacing w:before="60" w:after="60"/>
              <w:jc w:val="center"/>
              <w:rPr>
                <w:b/>
                <w:bCs/>
                <w:sz w:val="20"/>
              </w:rPr>
            </w:pPr>
          </w:p>
        </w:tc>
      </w:tr>
    </w:tbl>
    <w:p>
      <w:pPr>
        <w:pStyle w:val="4"/>
      </w:pPr>
      <w:bookmarkStart w:id="91" w:name="_Toc531547457"/>
      <w:r>
        <w:t>Yêu cầu bảo mật</w:t>
      </w:r>
      <w:bookmarkEnd w:id="91"/>
    </w:p>
    <w:tbl>
      <w:tblPr>
        <w:tblStyle w:val="29"/>
        <w:tblW w:w="8806" w:type="dxa"/>
        <w:tblInd w:w="-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9"/>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D9D9D9"/>
            <w:vAlign w:val="center"/>
          </w:tcPr>
          <w:p>
            <w:pPr>
              <w:spacing w:before="60" w:after="60"/>
              <w:ind w:firstLine="0"/>
              <w:jc w:val="center"/>
              <w:rPr>
                <w:b/>
                <w:bCs/>
                <w:sz w:val="22"/>
              </w:rPr>
            </w:pPr>
            <w:r>
              <w:rPr>
                <w:b/>
                <w:bCs/>
                <w:sz w:val="22"/>
              </w:rPr>
              <w:t>Mã yêu cầu</w:t>
            </w:r>
          </w:p>
        </w:tc>
        <w:tc>
          <w:tcPr>
            <w:tcW w:w="7087" w:type="dxa"/>
            <w:shd w:val="clear" w:color="auto" w:fill="D9D9D9"/>
            <w:vAlign w:val="center"/>
          </w:tcPr>
          <w:p>
            <w:pPr>
              <w:spacing w:before="60" w:after="60"/>
              <w:jc w:val="center"/>
              <w:rPr>
                <w:b/>
                <w:bCs/>
                <w:sz w:val="22"/>
              </w:rPr>
            </w:pPr>
            <w:r>
              <w:rPr>
                <w:b/>
                <w:bCs/>
                <w:sz w:val="22"/>
              </w:rPr>
              <w:t>Yêu cầu tối thiểu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NR_008</w:t>
            </w:r>
          </w:p>
        </w:tc>
        <w:tc>
          <w:tcPr>
            <w:tcW w:w="7087" w:type="dxa"/>
            <w:shd w:val="clear" w:color="auto" w:fill="auto"/>
            <w:vAlign w:val="center"/>
          </w:tcPr>
          <w:p>
            <w:pPr>
              <w:spacing w:before="60" w:after="60"/>
              <w:ind w:firstLine="0"/>
              <w:jc w:val="left"/>
              <w:rPr>
                <w:sz w:val="22"/>
              </w:rPr>
            </w:pPr>
            <w:r>
              <w:rPr>
                <w:sz w:val="22"/>
              </w:rPr>
              <w:t>Bảo mật token và device_token chống truy cập trái phép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NR_009</w:t>
            </w:r>
          </w:p>
        </w:tc>
        <w:tc>
          <w:tcPr>
            <w:tcW w:w="7087" w:type="dxa"/>
            <w:shd w:val="clear" w:color="auto" w:fill="auto"/>
            <w:vAlign w:val="center"/>
          </w:tcPr>
          <w:p>
            <w:pPr>
              <w:spacing w:before="60" w:after="60"/>
              <w:ind w:firstLine="0"/>
              <w:jc w:val="left"/>
              <w:rPr>
                <w:sz w:val="22"/>
              </w:rPr>
            </w:pPr>
            <w:r>
              <w:rPr>
                <w:sz w:val="22"/>
              </w:rPr>
              <w:t>Lớp phân quyền Permission chống truy cập chéo phân quyền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auto"/>
            <w:vAlign w:val="center"/>
          </w:tcPr>
          <w:p>
            <w:pPr>
              <w:spacing w:before="60" w:after="60"/>
              <w:ind w:firstLine="0"/>
              <w:jc w:val="center"/>
              <w:rPr>
                <w:sz w:val="22"/>
              </w:rPr>
            </w:pPr>
            <w:r>
              <w:rPr>
                <w:sz w:val="22"/>
              </w:rPr>
              <w:t>NR_010</w:t>
            </w:r>
          </w:p>
        </w:tc>
        <w:tc>
          <w:tcPr>
            <w:tcW w:w="7087" w:type="dxa"/>
            <w:shd w:val="clear" w:color="auto" w:fill="auto"/>
            <w:vAlign w:val="center"/>
          </w:tcPr>
          <w:p>
            <w:pPr>
              <w:spacing w:before="60" w:after="60"/>
              <w:ind w:firstLine="0"/>
              <w:jc w:val="left"/>
              <w:rPr>
                <w:sz w:val="22"/>
              </w:rPr>
            </w:pPr>
            <w:r>
              <w:rPr>
                <w:sz w:val="22"/>
              </w:rPr>
              <w:t>Hệ thống xác thực auth theo thời gian chống tấn công lượt truy cập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19" w:type="dxa"/>
            <w:shd w:val="clear" w:color="auto" w:fill="D9D9D9"/>
            <w:vAlign w:val="center"/>
          </w:tcPr>
          <w:p>
            <w:pPr>
              <w:spacing w:before="60" w:after="60"/>
              <w:jc w:val="center"/>
              <w:rPr>
                <w:b/>
                <w:bCs/>
                <w:sz w:val="20"/>
              </w:rPr>
            </w:pPr>
          </w:p>
        </w:tc>
        <w:tc>
          <w:tcPr>
            <w:tcW w:w="7087" w:type="dxa"/>
            <w:shd w:val="clear" w:color="auto" w:fill="D9D9D9"/>
            <w:vAlign w:val="center"/>
          </w:tcPr>
          <w:p>
            <w:pPr>
              <w:spacing w:before="60" w:after="60"/>
              <w:jc w:val="center"/>
              <w:rPr>
                <w:b/>
                <w:bCs/>
                <w:sz w:val="20"/>
              </w:rPr>
            </w:pPr>
          </w:p>
        </w:tc>
      </w:tr>
    </w:tbl>
    <w:p>
      <w:pPr>
        <w:pStyle w:val="4"/>
      </w:pPr>
      <w:bookmarkStart w:id="92" w:name="_Toc531547458"/>
      <w:r>
        <w:t>Thuộc tính chất lượng phần mềm</w:t>
      </w:r>
      <w:bookmarkEnd w:id="92"/>
    </w:p>
    <w:p>
      <w:pPr>
        <w:numPr>
          <w:ilvl w:val="0"/>
          <w:numId w:val="23"/>
        </w:numPr>
        <w:spacing w:before="0"/>
        <w:jc w:val="left"/>
        <w:rPr>
          <w:b/>
          <w:szCs w:val="26"/>
        </w:rPr>
      </w:pPr>
      <w:r>
        <w:rPr>
          <w:b/>
          <w:szCs w:val="26"/>
        </w:rPr>
        <w:t>Hoạt động sản phẩm:</w:t>
      </w:r>
    </w:p>
    <w:p>
      <w:pPr>
        <w:pStyle w:val="41"/>
        <w:numPr>
          <w:ilvl w:val="0"/>
          <w:numId w:val="20"/>
        </w:numPr>
        <w:ind w:left="284"/>
        <w:jc w:val="left"/>
        <w:rPr>
          <w:b/>
          <w:szCs w:val="26"/>
        </w:rPr>
      </w:pPr>
      <w:r>
        <w:rPr>
          <w:b/>
          <w:szCs w:val="26"/>
        </w:rPr>
        <w:t>Tính chính xác:</w:t>
      </w:r>
    </w:p>
    <w:tbl>
      <w:tblPr>
        <w:tblStyle w:val="29"/>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5"/>
        <w:gridCol w:w="6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D0CECE"/>
            <w:vAlign w:val="center"/>
          </w:tcPr>
          <w:p>
            <w:pPr>
              <w:spacing w:before="60" w:after="60"/>
              <w:ind w:firstLine="0"/>
              <w:jc w:val="center"/>
              <w:rPr>
                <w:b/>
                <w:bCs/>
                <w:sz w:val="22"/>
              </w:rPr>
            </w:pPr>
            <w:r>
              <w:rPr>
                <w:b/>
                <w:bCs/>
                <w:sz w:val="22"/>
              </w:rPr>
              <w:t>Tiêu chuẩn</w:t>
            </w:r>
          </w:p>
        </w:tc>
        <w:tc>
          <w:tcPr>
            <w:tcW w:w="6483" w:type="dxa"/>
            <w:shd w:val="clear" w:color="auto" w:fill="D0CECE"/>
            <w:vAlign w:val="center"/>
          </w:tcPr>
          <w:p>
            <w:pPr>
              <w:spacing w:before="60" w:after="60"/>
              <w:ind w:firstLine="0"/>
              <w:jc w:val="center"/>
              <w:rPr>
                <w:b/>
                <w:bCs/>
                <w:sz w:val="22"/>
              </w:rPr>
            </w:pPr>
            <w:r>
              <w:rPr>
                <w:b/>
                <w:bCs/>
                <w:sz w:val="22"/>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Nhiệm vụ đầu ra</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Đảm bảo cung cấp đầy đủ và chính xác thông tin mà người dùng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Độ chính xác có thể đạt được</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Thông tin đầu ra đầy đủ thông tin</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Xác suất bị mất dữ liệu khi lưu trữ hoặc báo cáo xuống dưới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Nhận thông tin sớm nhất</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Các thành viên có thể thực hiện thao tác sau khi người quản trị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Tính khả dụng của thông tin</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Thời gian phản hồi trung bình khi thực hiện truy vấn ít hơn 1 giây, thời gian truy cập để tạo báo cáo cần thiết ít hơn 10 giây.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auto"/>
            <w:vAlign w:val="center"/>
          </w:tcPr>
          <w:p>
            <w:pPr>
              <w:pStyle w:val="47"/>
              <w:spacing w:line="288" w:lineRule="auto"/>
              <w:jc w:val="center"/>
              <w:rPr>
                <w:rFonts w:ascii="Times New Roman" w:hAnsi="Times New Roman"/>
                <w:i w:val="0"/>
                <w:szCs w:val="22"/>
              </w:rPr>
            </w:pPr>
            <w:r>
              <w:rPr>
                <w:rFonts w:ascii="Times New Roman" w:hAnsi="Times New Roman"/>
                <w:i w:val="0"/>
                <w:szCs w:val="22"/>
              </w:rPr>
              <w:t>Các tiêu chuẩn và hướng dẫn cần thiết</w:t>
            </w:r>
          </w:p>
        </w:tc>
        <w:tc>
          <w:tcPr>
            <w:tcW w:w="6483" w:type="dxa"/>
            <w:shd w:val="clear" w:color="auto" w:fill="auto"/>
            <w:vAlign w:val="center"/>
          </w:tcPr>
          <w:p>
            <w:pPr>
              <w:pStyle w:val="47"/>
              <w:spacing w:line="288" w:lineRule="auto"/>
              <w:rPr>
                <w:rFonts w:ascii="Times New Roman" w:hAnsi="Times New Roman"/>
                <w:i w:val="0"/>
                <w:szCs w:val="22"/>
              </w:rPr>
            </w:pPr>
            <w:r>
              <w:rPr>
                <w:rFonts w:ascii="Times New Roman" w:hAnsi="Times New Roman"/>
                <w:i w:val="0"/>
                <w:szCs w:val="22"/>
              </w:rPr>
              <w:t>Phần mềm và tài liệu phải tuân theo với tư cách là tài liệu cung cấp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95" w:type="dxa"/>
            <w:shd w:val="clear" w:color="auto" w:fill="D9D9D9"/>
            <w:vAlign w:val="center"/>
          </w:tcPr>
          <w:p>
            <w:pPr>
              <w:pStyle w:val="47"/>
              <w:spacing w:line="288" w:lineRule="auto"/>
              <w:jc w:val="center"/>
              <w:rPr>
                <w:rFonts w:ascii="Times New Roman" w:hAnsi="Times New Roman"/>
                <w:i w:val="0"/>
                <w:sz w:val="24"/>
                <w:szCs w:val="26"/>
              </w:rPr>
            </w:pPr>
          </w:p>
        </w:tc>
        <w:tc>
          <w:tcPr>
            <w:tcW w:w="6483" w:type="dxa"/>
            <w:shd w:val="clear" w:color="auto" w:fill="D9D9D9"/>
            <w:vAlign w:val="center"/>
          </w:tcPr>
          <w:p>
            <w:pPr>
              <w:pStyle w:val="47"/>
              <w:spacing w:line="288" w:lineRule="auto"/>
              <w:rPr>
                <w:rFonts w:ascii="Times New Roman" w:hAnsi="Times New Roman"/>
                <w:i w:val="0"/>
                <w:sz w:val="24"/>
                <w:szCs w:val="26"/>
              </w:rPr>
            </w:pPr>
          </w:p>
        </w:tc>
      </w:tr>
    </w:tbl>
    <w:p>
      <w:pPr>
        <w:pStyle w:val="47"/>
        <w:numPr>
          <w:ilvl w:val="1"/>
          <w:numId w:val="24"/>
        </w:numPr>
        <w:spacing w:line="288" w:lineRule="auto"/>
        <w:ind w:left="284"/>
        <w:rPr>
          <w:rFonts w:ascii="Times New Roman" w:hAnsi="Times New Roman"/>
          <w:i w:val="0"/>
          <w:sz w:val="26"/>
          <w:szCs w:val="26"/>
        </w:rPr>
      </w:pPr>
      <w:r>
        <w:rPr>
          <w:rFonts w:ascii="Times New Roman" w:hAnsi="Times New Roman"/>
          <w:b/>
          <w:i w:val="0"/>
          <w:sz w:val="26"/>
          <w:szCs w:val="26"/>
        </w:rPr>
        <w:t>Độ tin cậy</w:t>
      </w:r>
      <w:r>
        <w:rPr>
          <w:rFonts w:ascii="Times New Roman" w:hAnsi="Times New Roman"/>
          <w:i w:val="0"/>
          <w:sz w:val="26"/>
          <w:szCs w:val="26"/>
        </w:rPr>
        <w:t>: Tần xuất sai sót trog quá trình chấm điểm và quản lý việc cong trừ điểm  xảy ra dưới 1 trường hợp trong học kỳ.</w:t>
      </w:r>
    </w:p>
    <w:p>
      <w:pPr>
        <w:pStyle w:val="47"/>
        <w:numPr>
          <w:ilvl w:val="1"/>
          <w:numId w:val="25"/>
        </w:numPr>
        <w:spacing w:line="288" w:lineRule="auto"/>
        <w:ind w:left="284"/>
        <w:rPr>
          <w:rFonts w:ascii="Times New Roman" w:hAnsi="Times New Roman"/>
          <w:i w:val="0"/>
          <w:sz w:val="26"/>
          <w:szCs w:val="26"/>
        </w:rPr>
      </w:pPr>
      <w:r>
        <w:rPr>
          <w:rFonts w:ascii="Times New Roman" w:hAnsi="Times New Roman"/>
          <w:b/>
          <w:i w:val="0"/>
          <w:sz w:val="26"/>
          <w:szCs w:val="26"/>
        </w:rPr>
        <w:t>Tính hiệu quả</w:t>
      </w:r>
      <w:r>
        <w:rPr>
          <w:rFonts w:ascii="Times New Roman" w:hAnsi="Times New Roman"/>
          <w:i w:val="0"/>
          <w:sz w:val="26"/>
          <w:szCs w:val="26"/>
        </w:rPr>
        <w:t>: Các thông số thực tế được tính như sau: Số lượng sinh viên, số lượng cán bộ, cũng như cố vấn, số lớp học và tần suất sử dụng hệ thống. Qua đó quyết định việc lưu trữ khối lượng, sử dụng bộ nhớ, và dòng xử lý cho các máy chủ một cách tối ưu.</w:t>
      </w:r>
    </w:p>
    <w:p>
      <w:pPr>
        <w:pStyle w:val="47"/>
        <w:numPr>
          <w:ilvl w:val="1"/>
          <w:numId w:val="26"/>
        </w:numPr>
        <w:spacing w:line="288" w:lineRule="auto"/>
        <w:ind w:left="284"/>
        <w:rPr>
          <w:rFonts w:ascii="Times New Roman" w:hAnsi="Times New Roman"/>
          <w:i w:val="0"/>
          <w:sz w:val="26"/>
          <w:szCs w:val="26"/>
        </w:rPr>
      </w:pPr>
      <w:r>
        <w:rPr>
          <w:rFonts w:ascii="Times New Roman" w:hAnsi="Times New Roman"/>
          <w:b/>
          <w:i w:val="0"/>
          <w:sz w:val="26"/>
          <w:szCs w:val="26"/>
        </w:rPr>
        <w:t>Tính toàn vẹn</w:t>
      </w:r>
      <w:r>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pPr>
        <w:pStyle w:val="47"/>
        <w:numPr>
          <w:ilvl w:val="1"/>
          <w:numId w:val="27"/>
        </w:numPr>
        <w:spacing w:line="288" w:lineRule="auto"/>
        <w:ind w:left="284"/>
        <w:rPr>
          <w:rFonts w:ascii="Times New Roman" w:hAnsi="Times New Roman"/>
          <w:i w:val="0"/>
          <w:sz w:val="26"/>
          <w:szCs w:val="26"/>
        </w:rPr>
      </w:pPr>
      <w:r>
        <w:rPr>
          <w:rFonts w:ascii="Times New Roman" w:hAnsi="Times New Roman"/>
          <w:b/>
          <w:i w:val="0"/>
          <w:sz w:val="26"/>
          <w:szCs w:val="26"/>
        </w:rPr>
        <w:t>Khả năng sử dụng</w:t>
      </w:r>
      <w:r>
        <w:rPr>
          <w:rFonts w:ascii="Times New Roman" w:hAnsi="Times New Roman"/>
          <w:i w:val="0"/>
          <w:sz w:val="26"/>
          <w:szCs w:val="26"/>
        </w:rPr>
        <w:t xml:space="preserve">: </w:t>
      </w:r>
    </w:p>
    <w:p>
      <w:pPr>
        <w:pStyle w:val="47"/>
        <w:spacing w:line="288" w:lineRule="auto"/>
        <w:ind w:left="284"/>
        <w:rPr>
          <w:rFonts w:ascii="Times New Roman" w:hAnsi="Times New Roman"/>
          <w:i w:val="0"/>
          <w:sz w:val="26"/>
          <w:szCs w:val="26"/>
        </w:rPr>
      </w:pPr>
      <w:r>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pPr>
        <w:pStyle w:val="47"/>
        <w:spacing w:line="288" w:lineRule="auto"/>
        <w:ind w:left="284"/>
        <w:rPr>
          <w:rFonts w:ascii="Times New Roman" w:hAnsi="Times New Roman"/>
          <w:i w:val="0"/>
          <w:sz w:val="26"/>
          <w:szCs w:val="26"/>
        </w:rPr>
      </w:pPr>
      <w:r>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pPr>
        <w:numPr>
          <w:ilvl w:val="0"/>
          <w:numId w:val="23"/>
        </w:numPr>
        <w:spacing w:before="0"/>
        <w:jc w:val="left"/>
        <w:rPr>
          <w:b/>
          <w:szCs w:val="26"/>
        </w:rPr>
      </w:pPr>
      <w:r>
        <w:rPr>
          <w:b/>
          <w:szCs w:val="26"/>
        </w:rPr>
        <w:t>Cập nhật sản phẩm:</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Khả năng bảo trì</w:t>
      </w:r>
      <w:r>
        <w:rPr>
          <w:rFonts w:ascii="Times New Roman" w:hAnsi="Times New Roman"/>
          <w:i w:val="0"/>
          <w:sz w:val="26"/>
          <w:szCs w:val="26"/>
        </w:rPr>
        <w:t>: Lập trình, thiết kế hệ thống phải tuân theo các tiêu chuẩn chất lượng đã đề ra. Mã, tên tệp tin, tên lớp, ... để viết đúng cú pháp, các tiêu chuẩn đã được nhất trí.Cần bố trí môt hình các gói để thuận tiện cho nâng cấp về sau, tốt nhất nên sử dụng mô hình MVC.</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Tính linh hoạt</w:t>
      </w:r>
      <w:r>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Khả năng kiểm tra</w:t>
      </w:r>
      <w:r>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pPr>
        <w:numPr>
          <w:ilvl w:val="0"/>
          <w:numId w:val="29"/>
        </w:numPr>
        <w:spacing w:before="0"/>
        <w:jc w:val="left"/>
        <w:rPr>
          <w:b/>
          <w:szCs w:val="26"/>
        </w:rPr>
      </w:pPr>
      <w:r>
        <w:rPr>
          <w:b/>
          <w:szCs w:val="26"/>
        </w:rPr>
        <w:t xml:space="preserve">Chuyển đổi sản phẩm: </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Khả năng di chuyển</w:t>
      </w:r>
      <w:r>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Khả năng tái sử dụng</w:t>
      </w:r>
      <w:r>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pPr>
        <w:pStyle w:val="47"/>
        <w:numPr>
          <w:ilvl w:val="1"/>
          <w:numId w:val="28"/>
        </w:numPr>
        <w:spacing w:line="288" w:lineRule="auto"/>
        <w:ind w:left="284"/>
        <w:rPr>
          <w:rFonts w:ascii="Times New Roman" w:hAnsi="Times New Roman"/>
          <w:i w:val="0"/>
          <w:sz w:val="26"/>
          <w:szCs w:val="26"/>
        </w:rPr>
      </w:pPr>
      <w:r>
        <w:rPr>
          <w:rFonts w:ascii="Times New Roman" w:hAnsi="Times New Roman"/>
          <w:b/>
          <w:i w:val="0"/>
          <w:sz w:val="26"/>
          <w:szCs w:val="26"/>
        </w:rPr>
        <w:t>Khả năng tương tác</w:t>
      </w:r>
      <w:r>
        <w:rPr>
          <w:rFonts w:ascii="Times New Roman" w:hAnsi="Times New Roman"/>
          <w:i w:val="0"/>
          <w:sz w:val="26"/>
          <w:szCs w:val="26"/>
        </w:rPr>
        <w:t>: Thông tin được lưu trữ trong hệ thống có thể được hiển thị dưới dạng các tệp lưu trữ dạng như SQL, Microsoft Excel, Microsoft Word,…</w:t>
      </w:r>
    </w:p>
    <w:p>
      <w:pPr>
        <w:pStyle w:val="4"/>
      </w:pPr>
      <w:bookmarkStart w:id="93" w:name="_Toc483674806"/>
      <w:bookmarkStart w:id="94" w:name="_Toc531547459"/>
      <w:r>
        <w:t>Quy tắc nghiệp vụ</w:t>
      </w:r>
      <w:bookmarkEnd w:id="93"/>
      <w:bookmarkEnd w:id="94"/>
    </w:p>
    <w:p>
      <w:pPr>
        <w:pStyle w:val="41"/>
        <w:numPr>
          <w:ilvl w:val="0"/>
          <w:numId w:val="30"/>
        </w:numPr>
        <w:ind w:left="284"/>
      </w:pPr>
      <w:r>
        <w:t>Thành viên chỉ sử dụng các chức trong khuôn khổ phân quyền mà người quản lý quy đinh cho mỗi tài khoản.</w:t>
      </w:r>
    </w:p>
    <w:p>
      <w:pPr>
        <w:pStyle w:val="41"/>
        <w:numPr>
          <w:ilvl w:val="0"/>
          <w:numId w:val="30"/>
        </w:numPr>
        <w:ind w:left="284"/>
        <w:rPr>
          <w:i/>
        </w:rPr>
      </w:pPr>
      <w:r>
        <w:t>Người quản trị có  toàn quyền các chứ năng trong hệ thống</w:t>
      </w:r>
    </w:p>
    <w:p>
      <w:pPr>
        <w:pStyle w:val="41"/>
        <w:numPr>
          <w:ilvl w:val="0"/>
          <w:numId w:val="30"/>
        </w:numPr>
        <w:ind w:left="284"/>
      </w:pPr>
      <w:r>
        <w:t>Hệ thống luôn có từ một tài khoản: Không cho phép xóa tất cả các tài khoản trong hệ thống. Tài khoản quản trị là không được phép xóa nếu chỉ còn 1 tài khoản quản trị.</w:t>
      </w:r>
    </w:p>
    <w:p>
      <w:pPr>
        <w:pStyle w:val="41"/>
        <w:numPr>
          <w:ilvl w:val="0"/>
          <w:numId w:val="30"/>
        </w:numPr>
        <w:ind w:left="284"/>
      </w:pPr>
      <w:r>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pPr>
        <w:rPr>
          <w:lang w:eastAsia="zh-CN"/>
        </w:rPr>
      </w:pPr>
    </w:p>
    <w:p>
      <w:pPr>
        <w:spacing w:before="0" w:after="160" w:line="259" w:lineRule="auto"/>
        <w:ind w:firstLine="0"/>
        <w:jc w:val="left"/>
        <w:rPr>
          <w:i/>
          <w:lang w:eastAsia="zh-CN"/>
        </w:rPr>
      </w:pPr>
      <w:r>
        <w:rPr>
          <w:i/>
          <w:lang w:eastAsia="zh-CN"/>
        </w:rPr>
        <w:br w:type="page"/>
      </w:r>
    </w:p>
    <w:p>
      <w:pPr>
        <w:pStyle w:val="2"/>
      </w:pPr>
      <w:bookmarkStart w:id="95" w:name="_Toc531547460"/>
      <w:r>
        <w:t>CHƯƠNG III: THIẾT KẾ VÀ CÀI ĐẶT GIẢI PHÁP</w:t>
      </w:r>
      <w:bookmarkEnd w:id="95"/>
    </w:p>
    <w:p>
      <w:pPr>
        <w:pStyle w:val="3"/>
      </w:pPr>
      <w:bookmarkStart w:id="96" w:name="_Toc531547461"/>
      <w:r>
        <w:t>Tổng quan hệ thống</w:t>
      </w:r>
      <w:bookmarkEnd w:id="96"/>
    </w:p>
    <w:p>
      <w:pPr>
        <w:pStyle w:val="4"/>
      </w:pPr>
      <w:bookmarkStart w:id="97" w:name="_Toc531547462"/>
      <w:r>
        <w:t>Kiến trúc hệ thống</w:t>
      </w:r>
      <w:bookmarkEnd w:id="97"/>
      <w:r>
        <w:t>:</w:t>
      </w:r>
    </w:p>
    <w:p>
      <w:pPr>
        <w:rPr>
          <w:lang w:eastAsia="zh-CN"/>
        </w:rPr>
      </w:pPr>
    </w:p>
    <w:p>
      <w:pPr>
        <w:pStyle w:val="4"/>
      </w:pPr>
      <w:bookmarkStart w:id="98" w:name="_Toc531547463"/>
      <w:r>
        <w:t>Thiết kế kiến trúc:</w:t>
      </w:r>
      <w:bookmarkEnd w:id="98"/>
    </w:p>
    <w:p>
      <w:pPr>
        <w:pStyle w:val="3"/>
      </w:pPr>
      <w:bookmarkStart w:id="99" w:name="_Toc531547464"/>
      <w:r>
        <w:t>Mô tả sự phân rã</w:t>
      </w:r>
      <w:bookmarkEnd w:id="99"/>
      <w:r>
        <w:t xml:space="preserve"> chức năng</w:t>
      </w:r>
    </w:p>
    <w:p>
      <w:pPr>
        <w:rPr>
          <w:lang w:eastAsia="zh-CN"/>
        </w:rPr>
      </w:pPr>
      <w:r>
        <w:rPr>
          <w:lang w:eastAsia="zh-CN"/>
        </w:rPr>
        <w:t>Quản trị viên:</w:t>
      </w:r>
    </w:p>
    <w:p>
      <w:pPr>
        <w:rPr>
          <w:lang w:eastAsia="zh-CN"/>
        </w:rPr>
      </w:pPr>
      <w:r>
        <w:rPr>
          <w:color w:val="000000" w:themeColor="text1"/>
          <w14:textFill>
            <w14:solidFill>
              <w14:schemeClr w14:val="tx1"/>
            </w14:solidFill>
          </w14:textFill>
        </w:rPr>
        <w:drawing>
          <wp:inline distT="0" distB="0" distL="0" distR="0">
            <wp:extent cx="5043805"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048066" cy="6529515"/>
                    </a:xfrm>
                    <a:prstGeom prst="rect">
                      <a:avLst/>
                    </a:prstGeom>
                    <a:noFill/>
                    <a:ln>
                      <a:noFill/>
                    </a:ln>
                  </pic:spPr>
                </pic:pic>
              </a:graphicData>
            </a:graphic>
          </wp:inline>
        </w:drawing>
      </w:r>
    </w:p>
    <w:p>
      <w:r>
        <w:drawing>
          <wp:anchor distT="0" distB="0" distL="114300" distR="114300" simplePos="0" relativeHeight="251666432" behindDoc="0" locked="0" layoutInCell="1" allowOverlap="1">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26" cstate="print">
                      <a:extLst>
                        <a:ext uri="{28A0092B-C50C-407E-A947-70E740481C1C}">
                          <a14:useLocalDpi xmlns:a14="http://schemas.microsoft.com/office/drawing/2010/main" val="0"/>
                        </a:ext>
                      </a:extLst>
                    </a:blip>
                    <a:srcRect t="24010" b="20185"/>
                    <a:stretch>
                      <a:fillRect/>
                    </a:stretch>
                  </pic:blipFill>
                  <pic:spPr>
                    <a:xfrm>
                      <a:off x="0" y="0"/>
                      <a:ext cx="4371975" cy="3155315"/>
                    </a:xfrm>
                    <a:prstGeom prst="rect">
                      <a:avLst/>
                    </a:prstGeom>
                    <a:noFill/>
                    <a:ln>
                      <a:noFill/>
                    </a:ln>
                  </pic:spPr>
                </pic:pic>
              </a:graphicData>
            </a:graphic>
          </wp:anchor>
        </w:drawing>
      </w:r>
      <w:r>
        <w:t>Cố vấn:</w:t>
      </w:r>
    </w:p>
    <w:p>
      <w:r>
        <w:t>Cán bộ:</w:t>
      </w:r>
    </w:p>
    <w:p>
      <w:r>
        <w:rPr>
          <w:b/>
          <w:color w:val="000000" w:themeColor="text1"/>
          <w14:textFill>
            <w14:solidFill>
              <w14:schemeClr w14:val="tx1"/>
            </w14:solidFill>
          </w14:textFill>
        </w:rPr>
        <w:drawing>
          <wp:inline distT="0" distB="0" distL="0" distR="0">
            <wp:extent cx="4305300" cy="32689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t="20581" b="20712"/>
                    <a:stretch>
                      <a:fillRect/>
                    </a:stretch>
                  </pic:blipFill>
                  <pic:spPr>
                    <a:xfrm>
                      <a:off x="0" y="0"/>
                      <a:ext cx="4311439" cy="3274045"/>
                    </a:xfrm>
                    <a:prstGeom prst="rect">
                      <a:avLst/>
                    </a:prstGeom>
                    <a:noFill/>
                    <a:ln>
                      <a:noFill/>
                    </a:ln>
                  </pic:spPr>
                </pic:pic>
              </a:graphicData>
            </a:graphic>
          </wp:inline>
        </w:drawing>
      </w:r>
    </w:p>
    <w:p>
      <w:r>
        <w:t>Học viên:</w:t>
      </w:r>
    </w:p>
    <w:p>
      <w:r>
        <w:drawing>
          <wp:inline distT="0" distB="0" distL="0" distR="0">
            <wp:extent cx="4886325" cy="20091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28" cstate="print">
                      <a:extLst>
                        <a:ext uri="{28A0092B-C50C-407E-A947-70E740481C1C}">
                          <a14:useLocalDpi xmlns:a14="http://schemas.microsoft.com/office/drawing/2010/main" val="0"/>
                        </a:ext>
                      </a:extLst>
                    </a:blip>
                    <a:srcRect t="35224" b="32982"/>
                    <a:stretch>
                      <a:fillRect/>
                    </a:stretch>
                  </pic:blipFill>
                  <pic:spPr>
                    <a:xfrm>
                      <a:off x="0" y="0"/>
                      <a:ext cx="4893806" cy="2012641"/>
                    </a:xfrm>
                    <a:prstGeom prst="rect">
                      <a:avLst/>
                    </a:prstGeom>
                    <a:noFill/>
                    <a:ln>
                      <a:noFill/>
                    </a:ln>
                  </pic:spPr>
                </pic:pic>
              </a:graphicData>
            </a:graphic>
          </wp:inline>
        </w:drawing>
      </w:r>
    </w:p>
    <w:p>
      <w:pPr>
        <w:spacing w:before="0" w:after="160" w:line="259" w:lineRule="auto"/>
        <w:ind w:firstLine="0"/>
        <w:jc w:val="left"/>
      </w:pPr>
      <w:r>
        <w:br w:type="page"/>
      </w:r>
    </w:p>
    <w:p>
      <w:pPr>
        <w:pStyle w:val="4"/>
      </w:pPr>
      <w:bookmarkStart w:id="100" w:name="_Toc531547465"/>
      <w:r>
        <w:rPr>
          <w:lang w:eastAsia="en-US"/>
        </w:rPr>
        <w:drawing>
          <wp:anchor distT="0" distB="0" distL="114300" distR="114300" simplePos="0" relativeHeight="251667456" behindDoc="0" locked="0" layoutInCell="1" allowOverlap="1">
            <wp:simplePos x="0" y="0"/>
            <wp:positionH relativeFrom="margin">
              <wp:align>left</wp:align>
            </wp:positionH>
            <wp:positionV relativeFrom="paragraph">
              <wp:posOffset>329565</wp:posOffset>
            </wp:positionV>
            <wp:extent cx="5534025" cy="6334760"/>
            <wp:effectExtent l="0" t="0" r="0" b="889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9" cstate="print">
                      <a:extLst>
                        <a:ext uri="{28A0092B-C50C-407E-A947-70E740481C1C}">
                          <a14:useLocalDpi xmlns:a14="http://schemas.microsoft.com/office/drawing/2010/main" val="0"/>
                        </a:ext>
                      </a:extLst>
                    </a:blip>
                    <a:srcRect l="6348" t="7640" r="6946" b="4894"/>
                    <a:stretch>
                      <a:fillRect/>
                    </a:stretch>
                  </pic:blipFill>
                  <pic:spPr>
                    <a:xfrm>
                      <a:off x="0" y="0"/>
                      <a:ext cx="5536943" cy="6338576"/>
                    </a:xfrm>
                    <a:prstGeom prst="rect">
                      <a:avLst/>
                    </a:prstGeom>
                    <a:ln>
                      <a:noFill/>
                    </a:ln>
                  </pic:spPr>
                </pic:pic>
              </a:graphicData>
            </a:graphic>
          </wp:anchor>
        </w:drawing>
      </w:r>
      <w:r>
        <w:t>Mô hình CMD</w:t>
      </w:r>
      <w:bookmarkEnd w:id="100"/>
    </w:p>
    <w:p>
      <w:pPr>
        <w:ind w:firstLine="0"/>
        <w:jc w:val="center"/>
        <w:rPr>
          <w:i/>
        </w:rPr>
      </w:pPr>
      <w:r>
        <w:rPr>
          <w:i/>
          <w:lang w:eastAsia="zh-CN"/>
        </w:rPr>
        <w:t>Hình:</w:t>
      </w:r>
      <w:r>
        <w:rPr>
          <w:i/>
        </w:rPr>
        <w:t xml:space="preserve"> Mô hình dữ liệu mức quan niệm (CDM)</w:t>
      </w:r>
    </w:p>
    <w:p>
      <w:pPr>
        <w:ind w:firstLine="0"/>
        <w:jc w:val="center"/>
        <w:rPr>
          <w:b/>
          <w:i/>
          <w:sz w:val="22"/>
          <w:lang w:eastAsia="zh-CN"/>
        </w:rPr>
      </w:pPr>
      <w:commentRangeStart w:id="1"/>
      <w:r>
        <w:rPr>
          <w:b/>
          <w:i/>
          <w:sz w:val="22"/>
          <w:lang w:eastAsia="zh-CN"/>
        </w:rPr>
        <w:t>Vì lý do hình ảnh quá lớn vui lòng xem hình ảnh đầy đủ tại link:</w:t>
      </w:r>
      <w:commentRangeEnd w:id="1"/>
      <w:r>
        <w:commentReference w:id="1"/>
      </w:r>
    </w:p>
    <w:p>
      <w:pPr>
        <w:jc w:val="center"/>
        <w:rPr>
          <w:b/>
          <w:i/>
          <w:sz w:val="22"/>
          <w:lang w:eastAsia="zh-CN"/>
        </w:rPr>
      </w:pPr>
      <w:r>
        <w:fldChar w:fldCharType="begin"/>
      </w:r>
      <w:r>
        <w:instrText xml:space="preserve"> HYPERLINK "https://github.com/leminhluan4244/LuanVan2018" </w:instrText>
      </w:r>
      <w:r>
        <w:fldChar w:fldCharType="separate"/>
      </w:r>
      <w:r>
        <w:rPr>
          <w:rStyle w:val="27"/>
          <w:b/>
          <w:i/>
          <w:sz w:val="22"/>
          <w:lang w:eastAsia="zh-CN"/>
        </w:rPr>
        <w:t>https://github.com/leminhluan4244/LuanVan2018</w:t>
      </w:r>
      <w:r>
        <w:rPr>
          <w:rStyle w:val="27"/>
          <w:b/>
          <w:i/>
          <w:sz w:val="22"/>
          <w:lang w:eastAsia="zh-CN"/>
        </w:rPr>
        <w:fldChar w:fldCharType="end"/>
      </w:r>
    </w:p>
    <w:p>
      <w:pPr>
        <w:pStyle w:val="4"/>
      </w:pPr>
      <w:bookmarkStart w:id="101" w:name="_Toc531547466"/>
      <w:bookmarkStart w:id="102" w:name="_Toc531269986"/>
      <w:bookmarkStart w:id="103" w:name="_Toc530051415"/>
      <w:r>
        <w:t>Mô hình dữ liệu mức luận lý (LDM)</w:t>
      </w:r>
      <w:bookmarkEnd w:id="101"/>
      <w:bookmarkEnd w:id="102"/>
      <w:bookmarkEnd w:id="103"/>
    </w:p>
    <w:p>
      <w:r>
        <w:t>Từ mô hình thực thể kết hợp ta có thể phân tích được dữ liệu cho mô hình luận lý như sau:</w:t>
      </w:r>
    </w:p>
    <w:p>
      <w:r>
        <w:t>Tất cả các bảng đều có thêm hai trường tự động nhằm hỗ trợ việc xác nhận ngày tạo và ngày tùy chỉnh gần nhất của dòng dữ liệu:</w:t>
      </w:r>
    </w:p>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0"/>
        <w:gridCol w:w="2200"/>
        <w:gridCol w:w="1168"/>
        <w:gridCol w:w="709"/>
        <w:gridCol w:w="705"/>
        <w:gridCol w:w="3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0" w:type="dxa"/>
            <w:shd w:val="clear" w:color="auto" w:fill="F1F1F1" w:themeFill="background1" w:themeFillShade="F2"/>
          </w:tcPr>
          <w:p>
            <w:pPr>
              <w:ind w:hanging="15"/>
              <w:rPr>
                <w:sz w:val="22"/>
              </w:rPr>
            </w:pPr>
            <w:r>
              <w:rPr>
                <w:sz w:val="22"/>
              </w:rPr>
              <w:t>STT</w:t>
            </w:r>
          </w:p>
        </w:tc>
        <w:tc>
          <w:tcPr>
            <w:tcW w:w="2200" w:type="dxa"/>
            <w:shd w:val="clear" w:color="auto" w:fill="F1F1F1" w:themeFill="background1" w:themeFillShade="F2"/>
          </w:tcPr>
          <w:p>
            <w:pPr>
              <w:ind w:firstLine="0"/>
              <w:rPr>
                <w:sz w:val="22"/>
              </w:rPr>
            </w:pPr>
            <w:r>
              <w:rPr>
                <w:sz w:val="22"/>
              </w:rPr>
              <w:t>Thuộc tính</w:t>
            </w:r>
          </w:p>
        </w:tc>
        <w:tc>
          <w:tcPr>
            <w:tcW w:w="1168" w:type="dxa"/>
            <w:shd w:val="clear" w:color="auto" w:fill="F1F1F1" w:themeFill="background1" w:themeFillShade="F2"/>
          </w:tcPr>
          <w:p>
            <w:pPr>
              <w:ind w:firstLine="1"/>
              <w:rPr>
                <w:sz w:val="22"/>
              </w:rPr>
            </w:pPr>
            <w:r>
              <w:rPr>
                <w:sz w:val="22"/>
              </w:rPr>
              <w:t>Kiểu</w:t>
            </w:r>
          </w:p>
        </w:tc>
        <w:tc>
          <w:tcPr>
            <w:tcW w:w="709" w:type="dxa"/>
            <w:shd w:val="clear" w:color="auto" w:fill="F1F1F1" w:themeFill="background1" w:themeFillShade="F2"/>
          </w:tcPr>
          <w:p>
            <w:pPr>
              <w:ind w:firstLine="16"/>
              <w:rPr>
                <w:sz w:val="22"/>
              </w:rPr>
            </w:pPr>
            <w:r>
              <w:rPr>
                <w:sz w:val="22"/>
              </w:rPr>
              <w:t>Khóa chính</w:t>
            </w:r>
          </w:p>
        </w:tc>
        <w:tc>
          <w:tcPr>
            <w:tcW w:w="705" w:type="dxa"/>
            <w:shd w:val="clear" w:color="auto" w:fill="F1F1F1" w:themeFill="background1" w:themeFillShade="F2"/>
          </w:tcPr>
          <w:p>
            <w:pPr>
              <w:ind w:firstLine="0"/>
              <w:rPr>
                <w:sz w:val="22"/>
              </w:rPr>
            </w:pPr>
            <w:r>
              <w:rPr>
                <w:sz w:val="22"/>
              </w:rPr>
              <w:t>Khóa ngoại</w:t>
            </w:r>
          </w:p>
        </w:tc>
        <w:tc>
          <w:tcPr>
            <w:tcW w:w="3318" w:type="dxa"/>
            <w:shd w:val="clear" w:color="auto" w:fill="F1F1F1" w:themeFill="background1" w:themeFillShade="F2"/>
          </w:tcPr>
          <w:p>
            <w:pPr>
              <w:ind w:firstLine="0"/>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0" w:type="dxa"/>
          </w:tcPr>
          <w:p>
            <w:pPr>
              <w:rPr>
                <w:sz w:val="22"/>
              </w:rPr>
            </w:pPr>
          </w:p>
        </w:tc>
        <w:tc>
          <w:tcPr>
            <w:tcW w:w="2200" w:type="dxa"/>
          </w:tcPr>
          <w:p>
            <w:pPr>
              <w:ind w:firstLine="0"/>
              <w:rPr>
                <w:sz w:val="22"/>
              </w:rPr>
            </w:pPr>
            <w:r>
              <w:rPr>
                <w:rFonts w:ascii="Arial" w:hAnsi="Arial" w:cs="Arial"/>
                <w:b/>
                <w:bCs/>
                <w:sz w:val="20"/>
                <w:szCs w:val="20"/>
                <w:shd w:val="clear" w:color="auto" w:fill="FFFFFF"/>
              </w:rPr>
              <w:t>created_at</w:t>
            </w:r>
          </w:p>
        </w:tc>
        <w:tc>
          <w:tcPr>
            <w:tcW w:w="1168" w:type="dxa"/>
          </w:tcPr>
          <w:p>
            <w:pPr>
              <w:ind w:firstLine="1"/>
              <w:rPr>
                <w:sz w:val="22"/>
              </w:rPr>
            </w:pPr>
            <w:r>
              <w:rPr>
                <w:rFonts w:ascii="Arial" w:hAnsi="Arial" w:cs="Arial"/>
                <w:sz w:val="20"/>
                <w:szCs w:val="20"/>
                <w:shd w:val="clear" w:color="auto" w:fill="FFFFFF"/>
              </w:rPr>
              <w:t>timestamp</w:t>
            </w:r>
          </w:p>
        </w:tc>
        <w:tc>
          <w:tcPr>
            <w:tcW w:w="709" w:type="dxa"/>
          </w:tcPr>
          <w:p>
            <w:pPr>
              <w:ind w:firstLine="16"/>
              <w:rPr>
                <w:sz w:val="22"/>
              </w:rPr>
            </w:pPr>
          </w:p>
        </w:tc>
        <w:tc>
          <w:tcPr>
            <w:tcW w:w="705" w:type="dxa"/>
          </w:tcPr>
          <w:p>
            <w:pPr>
              <w:ind w:firstLine="0"/>
              <w:rPr>
                <w:sz w:val="22"/>
              </w:rPr>
            </w:pPr>
          </w:p>
        </w:tc>
        <w:tc>
          <w:tcPr>
            <w:tcW w:w="3318" w:type="dxa"/>
          </w:tcPr>
          <w:p>
            <w:pPr>
              <w:ind w:right="436" w:firstLine="0"/>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0" w:type="dxa"/>
          </w:tcPr>
          <w:p>
            <w:pPr>
              <w:rPr>
                <w:sz w:val="22"/>
              </w:rPr>
            </w:pPr>
          </w:p>
        </w:tc>
        <w:tc>
          <w:tcPr>
            <w:tcW w:w="2200" w:type="dxa"/>
          </w:tcPr>
          <w:p>
            <w:pPr>
              <w:ind w:firstLine="0"/>
              <w:rPr>
                <w:sz w:val="22"/>
              </w:rPr>
            </w:pPr>
            <w:r>
              <w:rPr>
                <w:rFonts w:ascii="Arial" w:hAnsi="Arial" w:cs="Arial"/>
                <w:b/>
                <w:bCs/>
                <w:sz w:val="20"/>
                <w:szCs w:val="20"/>
                <w:shd w:val="clear" w:color="auto" w:fill="FFFFFF"/>
              </w:rPr>
              <w:t>updated_at</w:t>
            </w:r>
          </w:p>
        </w:tc>
        <w:tc>
          <w:tcPr>
            <w:tcW w:w="1168" w:type="dxa"/>
          </w:tcPr>
          <w:p>
            <w:pPr>
              <w:ind w:firstLine="1"/>
              <w:rPr>
                <w:sz w:val="22"/>
              </w:rPr>
            </w:pPr>
            <w:r>
              <w:rPr>
                <w:rFonts w:ascii="Arial" w:hAnsi="Arial" w:cs="Arial"/>
                <w:sz w:val="20"/>
                <w:szCs w:val="20"/>
                <w:shd w:val="clear" w:color="auto" w:fill="FFFFFF"/>
              </w:rPr>
              <w:t>timestamp</w:t>
            </w:r>
          </w:p>
        </w:tc>
        <w:tc>
          <w:tcPr>
            <w:tcW w:w="709" w:type="dxa"/>
          </w:tcPr>
          <w:p>
            <w:pPr>
              <w:ind w:firstLine="16"/>
              <w:rPr>
                <w:sz w:val="22"/>
              </w:rPr>
            </w:pPr>
          </w:p>
        </w:tc>
        <w:tc>
          <w:tcPr>
            <w:tcW w:w="705" w:type="dxa"/>
          </w:tcPr>
          <w:p>
            <w:pPr>
              <w:ind w:firstLine="0"/>
              <w:rPr>
                <w:sz w:val="22"/>
              </w:rPr>
            </w:pPr>
          </w:p>
        </w:tc>
        <w:tc>
          <w:tcPr>
            <w:tcW w:w="3318" w:type="dxa"/>
          </w:tcPr>
          <w:p>
            <w:pPr>
              <w:ind w:firstLine="0"/>
              <w:rPr>
                <w:sz w:val="22"/>
              </w:rPr>
            </w:pPr>
            <w:r>
              <w:rPr>
                <w:sz w:val="22"/>
              </w:rPr>
              <w:t>Lưu thời gian cập nhật gần nhất</w:t>
            </w:r>
          </w:p>
        </w:tc>
      </w:tr>
    </w:tbl>
    <w:p>
      <w:r>
        <w:rPr>
          <w:b/>
        </w:rPr>
        <w:t>users</w:t>
      </w:r>
      <w:r>
        <w:t>: lưu thông tin người dùng khi đăng nhập hệ thống và sử dụng.</w:t>
      </w:r>
    </w:p>
    <w:tbl>
      <w:tblPr>
        <w:tblStyle w:val="30"/>
        <w:tblW w:w="87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3"/>
        <w:gridCol w:w="1989"/>
        <w:gridCol w:w="1341"/>
        <w:gridCol w:w="705"/>
        <w:gridCol w:w="736"/>
        <w:gridCol w:w="3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shd w:val="clear" w:color="auto" w:fill="F1F1F1" w:themeFill="background1" w:themeFillShade="F2"/>
          </w:tcPr>
          <w:p>
            <w:pPr>
              <w:ind w:hanging="15"/>
              <w:rPr>
                <w:sz w:val="22"/>
              </w:rPr>
            </w:pPr>
            <w:r>
              <w:rPr>
                <w:sz w:val="22"/>
              </w:rPr>
              <w:t>STT</w:t>
            </w:r>
          </w:p>
        </w:tc>
        <w:tc>
          <w:tcPr>
            <w:tcW w:w="1989" w:type="dxa"/>
            <w:shd w:val="clear" w:color="auto" w:fill="F1F1F1" w:themeFill="background1" w:themeFillShade="F2"/>
          </w:tcPr>
          <w:p>
            <w:pPr>
              <w:ind w:hanging="15"/>
              <w:rPr>
                <w:sz w:val="22"/>
              </w:rPr>
            </w:pPr>
            <w:r>
              <w:rPr>
                <w:sz w:val="22"/>
              </w:rPr>
              <w:t>Thuộc tính</w:t>
            </w:r>
          </w:p>
        </w:tc>
        <w:tc>
          <w:tcPr>
            <w:tcW w:w="1341"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36" w:type="dxa"/>
            <w:shd w:val="clear" w:color="auto" w:fill="F1F1F1" w:themeFill="background1" w:themeFillShade="F2"/>
          </w:tcPr>
          <w:p>
            <w:pPr>
              <w:ind w:hanging="15"/>
              <w:rPr>
                <w:sz w:val="22"/>
              </w:rPr>
            </w:pPr>
            <w:r>
              <w:rPr>
                <w:sz w:val="22"/>
              </w:rPr>
              <w:t>Khóa ngoại</w:t>
            </w:r>
          </w:p>
        </w:tc>
        <w:tc>
          <w:tcPr>
            <w:tcW w:w="3331"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1</w:t>
            </w:r>
          </w:p>
        </w:tc>
        <w:tc>
          <w:tcPr>
            <w:tcW w:w="1989" w:type="dxa"/>
          </w:tcPr>
          <w:p>
            <w:pPr>
              <w:ind w:hanging="15"/>
              <w:rPr>
                <w:sz w:val="22"/>
              </w:rPr>
            </w:pPr>
            <w:r>
              <w:rPr>
                <w:sz w:val="22"/>
              </w:rPr>
              <w:t>id</w:t>
            </w:r>
          </w:p>
        </w:tc>
        <w:tc>
          <w:tcPr>
            <w:tcW w:w="1341" w:type="dxa"/>
          </w:tcPr>
          <w:p>
            <w:pPr>
              <w:ind w:hanging="15"/>
              <w:rPr>
                <w:sz w:val="22"/>
              </w:rPr>
            </w:pPr>
            <w:r>
              <w:rPr>
                <w:sz w:val="22"/>
              </w:rPr>
              <w:t>varchar(80)</w:t>
            </w:r>
          </w:p>
        </w:tc>
        <w:tc>
          <w:tcPr>
            <w:tcW w:w="705" w:type="dxa"/>
          </w:tcPr>
          <w:p>
            <w:pPr>
              <w:ind w:hanging="15"/>
              <w:rPr>
                <w:sz w:val="22"/>
              </w:rPr>
            </w:pPr>
            <w:r>
              <w:rPr>
                <w:sz w:val="22"/>
              </w:rPr>
              <w:t>x</w:t>
            </w:r>
          </w:p>
        </w:tc>
        <w:tc>
          <w:tcPr>
            <w:tcW w:w="736" w:type="dxa"/>
          </w:tcPr>
          <w:p>
            <w:pPr>
              <w:ind w:hanging="15"/>
              <w:rPr>
                <w:sz w:val="22"/>
              </w:rPr>
            </w:pPr>
          </w:p>
        </w:tc>
        <w:tc>
          <w:tcPr>
            <w:tcW w:w="3331" w:type="dxa"/>
          </w:tcPr>
          <w:p>
            <w:pPr>
              <w:ind w:hanging="15"/>
              <w:rPr>
                <w:sz w:val="22"/>
              </w:rPr>
            </w:pPr>
            <w:r>
              <w:rPr>
                <w:sz w:val="22"/>
              </w:rPr>
              <w:t>Id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2</w:t>
            </w:r>
          </w:p>
        </w:tc>
        <w:tc>
          <w:tcPr>
            <w:tcW w:w="1989" w:type="dxa"/>
          </w:tcPr>
          <w:p>
            <w:pPr>
              <w:ind w:hanging="15"/>
              <w:rPr>
                <w:sz w:val="22"/>
              </w:rPr>
            </w:pPr>
            <w:r>
              <w:rPr>
                <w:sz w:val="22"/>
              </w:rPr>
              <w:t>cusc_id</w:t>
            </w:r>
          </w:p>
        </w:tc>
        <w:tc>
          <w:tcPr>
            <w:tcW w:w="1341" w:type="dxa"/>
          </w:tcPr>
          <w:p>
            <w:pPr>
              <w:ind w:hanging="15"/>
              <w:rPr>
                <w:sz w:val="22"/>
              </w:rPr>
            </w:pPr>
            <w:r>
              <w:rPr>
                <w:sz w:val="22"/>
              </w:rPr>
              <w:t>varchar(20)</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Id tại cusc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3</w:t>
            </w:r>
          </w:p>
        </w:tc>
        <w:tc>
          <w:tcPr>
            <w:tcW w:w="1989" w:type="dxa"/>
          </w:tcPr>
          <w:p>
            <w:pPr>
              <w:ind w:hanging="15"/>
              <w:rPr>
                <w:sz w:val="22"/>
              </w:rPr>
            </w:pPr>
            <w:r>
              <w:rPr>
                <w:sz w:val="22"/>
              </w:rPr>
              <w:t>password</w:t>
            </w:r>
          </w:p>
        </w:tc>
        <w:tc>
          <w:tcPr>
            <w:tcW w:w="1341" w:type="dxa"/>
          </w:tcPr>
          <w:p>
            <w:pPr>
              <w:ind w:hanging="15"/>
              <w:rPr>
                <w:sz w:val="22"/>
              </w:rPr>
            </w:pPr>
            <w:r>
              <w:rPr>
                <w:sz w:val="22"/>
              </w:rPr>
              <w:t>text</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Mật khẩu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4</w:t>
            </w:r>
          </w:p>
        </w:tc>
        <w:tc>
          <w:tcPr>
            <w:tcW w:w="1989" w:type="dxa"/>
          </w:tcPr>
          <w:p>
            <w:pPr>
              <w:ind w:hanging="15"/>
              <w:rPr>
                <w:sz w:val="22"/>
              </w:rPr>
            </w:pPr>
            <w:r>
              <w:rPr>
                <w:sz w:val="22"/>
              </w:rPr>
              <w:t>phone</w:t>
            </w:r>
          </w:p>
        </w:tc>
        <w:tc>
          <w:tcPr>
            <w:tcW w:w="1341" w:type="dxa"/>
          </w:tcPr>
          <w:p>
            <w:pPr>
              <w:ind w:hanging="15"/>
              <w:rPr>
                <w:sz w:val="22"/>
              </w:rPr>
            </w:pPr>
            <w:r>
              <w:rPr>
                <w:sz w:val="22"/>
              </w:rPr>
              <w:t>varchar(20)</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Điện thoại người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5</w:t>
            </w:r>
          </w:p>
        </w:tc>
        <w:tc>
          <w:tcPr>
            <w:tcW w:w="1989" w:type="dxa"/>
          </w:tcPr>
          <w:p>
            <w:pPr>
              <w:ind w:hanging="15"/>
              <w:rPr>
                <w:sz w:val="22"/>
              </w:rPr>
            </w:pPr>
            <w:r>
              <w:rPr>
                <w:sz w:val="22"/>
              </w:rPr>
              <w:t>email</w:t>
            </w:r>
          </w:p>
        </w:tc>
        <w:tc>
          <w:tcPr>
            <w:tcW w:w="1341" w:type="dxa"/>
          </w:tcPr>
          <w:p>
            <w:pPr>
              <w:ind w:hanging="15"/>
              <w:rPr>
                <w:sz w:val="22"/>
              </w:rPr>
            </w:pPr>
            <w:r>
              <w:rPr>
                <w:sz w:val="22"/>
              </w:rPr>
              <w:t>varchar(64)</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Địa chỉ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6</w:t>
            </w:r>
          </w:p>
        </w:tc>
        <w:tc>
          <w:tcPr>
            <w:tcW w:w="1989" w:type="dxa"/>
          </w:tcPr>
          <w:p>
            <w:pPr>
              <w:ind w:hanging="15"/>
              <w:rPr>
                <w:sz w:val="22"/>
              </w:rPr>
            </w:pPr>
            <w:r>
              <w:rPr>
                <w:sz w:val="22"/>
              </w:rPr>
              <w:t>active</w:t>
            </w:r>
          </w:p>
        </w:tc>
        <w:tc>
          <w:tcPr>
            <w:tcW w:w="1341" w:type="dxa"/>
          </w:tcPr>
          <w:p>
            <w:pPr>
              <w:spacing w:before="24" w:after="24"/>
              <w:ind w:left="24" w:right="24" w:hanging="15"/>
              <w:rPr>
                <w:sz w:val="22"/>
              </w:rPr>
            </w:pPr>
            <w:r>
              <w:rPr>
                <w:sz w:val="22"/>
              </w:rPr>
              <w:t>tinyint(4)</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Khóa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7</w:t>
            </w:r>
          </w:p>
        </w:tc>
        <w:tc>
          <w:tcPr>
            <w:tcW w:w="1989" w:type="dxa"/>
          </w:tcPr>
          <w:p>
            <w:pPr>
              <w:ind w:hanging="15"/>
              <w:rPr>
                <w:sz w:val="22"/>
              </w:rPr>
            </w:pPr>
            <w:r>
              <w:rPr>
                <w:sz w:val="22"/>
              </w:rPr>
              <w:t>token</w:t>
            </w:r>
          </w:p>
        </w:tc>
        <w:tc>
          <w:tcPr>
            <w:tcW w:w="1341" w:type="dxa"/>
          </w:tcPr>
          <w:p>
            <w:pPr>
              <w:ind w:hanging="15"/>
              <w:rPr>
                <w:sz w:val="22"/>
              </w:rPr>
            </w:pPr>
            <w:r>
              <w:rPr>
                <w:sz w:val="22"/>
              </w:rPr>
              <w:t>text</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Token bảo mật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8</w:t>
            </w:r>
          </w:p>
        </w:tc>
        <w:tc>
          <w:tcPr>
            <w:tcW w:w="1989" w:type="dxa"/>
          </w:tcPr>
          <w:p>
            <w:pPr>
              <w:ind w:hanging="15"/>
              <w:rPr>
                <w:sz w:val="22"/>
              </w:rPr>
            </w:pPr>
            <w:r>
              <w:rPr>
                <w:sz w:val="22"/>
              </w:rPr>
              <w:t>scores</w:t>
            </w:r>
          </w:p>
        </w:tc>
        <w:tc>
          <w:tcPr>
            <w:tcW w:w="1341" w:type="dxa"/>
          </w:tcPr>
          <w:p>
            <w:pPr>
              <w:ind w:hanging="15"/>
              <w:rPr>
                <w:sz w:val="22"/>
              </w:rPr>
            </w:pPr>
            <w:r>
              <w:rPr>
                <w:sz w:val="22"/>
              </w:rPr>
              <w:t>int(11)</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Điểm hiện tại của học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9</w:t>
            </w:r>
          </w:p>
        </w:tc>
        <w:tc>
          <w:tcPr>
            <w:tcW w:w="1989" w:type="dxa"/>
          </w:tcPr>
          <w:p>
            <w:pPr>
              <w:ind w:hanging="15"/>
              <w:rPr>
                <w:sz w:val="22"/>
              </w:rPr>
            </w:pPr>
            <w:r>
              <w:rPr>
                <w:sz w:val="22"/>
              </w:rPr>
              <w:t>device_token</w:t>
            </w:r>
          </w:p>
        </w:tc>
        <w:tc>
          <w:tcPr>
            <w:tcW w:w="1341" w:type="dxa"/>
          </w:tcPr>
          <w:p>
            <w:pPr>
              <w:ind w:hanging="15"/>
              <w:rPr>
                <w:sz w:val="22"/>
              </w:rPr>
            </w:pPr>
            <w:r>
              <w:rPr>
                <w:sz w:val="22"/>
              </w:rPr>
              <w:t>text</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Token thiết bị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10</w:t>
            </w:r>
          </w:p>
        </w:tc>
        <w:tc>
          <w:tcPr>
            <w:tcW w:w="1989" w:type="dxa"/>
          </w:tcPr>
          <w:p>
            <w:pPr>
              <w:ind w:hanging="15"/>
              <w:rPr>
                <w:sz w:val="22"/>
              </w:rPr>
            </w:pPr>
            <w:r>
              <w:rPr>
                <w:sz w:val="22"/>
              </w:rPr>
              <w:t>remember_token</w:t>
            </w:r>
          </w:p>
        </w:tc>
        <w:tc>
          <w:tcPr>
            <w:tcW w:w="1341" w:type="dxa"/>
          </w:tcPr>
          <w:p>
            <w:pPr>
              <w:ind w:hanging="15"/>
              <w:rPr>
                <w:sz w:val="22"/>
              </w:rPr>
            </w:pPr>
            <w:r>
              <w:rPr>
                <w:sz w:val="22"/>
              </w:rPr>
              <w:t>text</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Lưu trạng thái đăng nhập (ghi nhớ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11</w:t>
            </w:r>
          </w:p>
        </w:tc>
        <w:tc>
          <w:tcPr>
            <w:tcW w:w="1989" w:type="dxa"/>
          </w:tcPr>
          <w:p>
            <w:pPr>
              <w:ind w:hanging="15"/>
              <w:rPr>
                <w:sz w:val="22"/>
              </w:rPr>
            </w:pPr>
            <w:r>
              <w:rPr>
                <w:sz w:val="22"/>
              </w:rPr>
              <w:t>created_at</w:t>
            </w:r>
          </w:p>
        </w:tc>
        <w:tc>
          <w:tcPr>
            <w:tcW w:w="1341" w:type="dxa"/>
          </w:tcPr>
          <w:p>
            <w:pPr>
              <w:ind w:hanging="15"/>
              <w:rPr>
                <w:sz w:val="22"/>
              </w:rPr>
            </w:pPr>
            <w:r>
              <w:rPr>
                <w:sz w:val="22"/>
              </w:rPr>
              <w:t>timestamp</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3" w:type="dxa"/>
          </w:tcPr>
          <w:p>
            <w:pPr>
              <w:ind w:hanging="15"/>
              <w:rPr>
                <w:sz w:val="22"/>
              </w:rPr>
            </w:pPr>
            <w:r>
              <w:rPr>
                <w:sz w:val="22"/>
              </w:rPr>
              <w:t>12</w:t>
            </w:r>
          </w:p>
        </w:tc>
        <w:tc>
          <w:tcPr>
            <w:tcW w:w="1989" w:type="dxa"/>
          </w:tcPr>
          <w:p>
            <w:pPr>
              <w:ind w:hanging="15"/>
              <w:rPr>
                <w:sz w:val="22"/>
              </w:rPr>
            </w:pPr>
            <w:r>
              <w:rPr>
                <w:sz w:val="22"/>
              </w:rPr>
              <w:t>updated_at</w:t>
            </w:r>
          </w:p>
        </w:tc>
        <w:tc>
          <w:tcPr>
            <w:tcW w:w="1341" w:type="dxa"/>
          </w:tcPr>
          <w:p>
            <w:pPr>
              <w:ind w:hanging="15"/>
              <w:rPr>
                <w:sz w:val="22"/>
              </w:rPr>
            </w:pPr>
            <w:r>
              <w:rPr>
                <w:sz w:val="22"/>
              </w:rPr>
              <w:t>timestamp</w:t>
            </w:r>
          </w:p>
        </w:tc>
        <w:tc>
          <w:tcPr>
            <w:tcW w:w="705" w:type="dxa"/>
          </w:tcPr>
          <w:p>
            <w:pPr>
              <w:ind w:hanging="15"/>
              <w:rPr>
                <w:sz w:val="22"/>
              </w:rPr>
            </w:pPr>
          </w:p>
        </w:tc>
        <w:tc>
          <w:tcPr>
            <w:tcW w:w="736" w:type="dxa"/>
          </w:tcPr>
          <w:p>
            <w:pPr>
              <w:ind w:hanging="15"/>
              <w:rPr>
                <w:sz w:val="22"/>
              </w:rPr>
            </w:pPr>
          </w:p>
        </w:tc>
        <w:tc>
          <w:tcPr>
            <w:tcW w:w="3331" w:type="dxa"/>
          </w:tcPr>
          <w:p>
            <w:pPr>
              <w:ind w:hanging="15"/>
              <w:rPr>
                <w:sz w:val="22"/>
              </w:rPr>
            </w:pPr>
            <w:r>
              <w:rPr>
                <w:sz w:val="22"/>
              </w:rPr>
              <w:t>Lưu thời gian cập nhật gần nhất</w:t>
            </w:r>
          </w:p>
        </w:tc>
      </w:tr>
    </w:tbl>
    <w:p>
      <w:r>
        <w:rPr>
          <w:b/>
        </w:rPr>
        <w:t xml:space="preserve">profile: </w:t>
      </w:r>
      <w:r>
        <w:t>lưu thông tin chi tiết của người dùng</w:t>
      </w:r>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4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43" w:type="dxa"/>
          </w:tcPr>
          <w:p>
            <w:pPr>
              <w:ind w:hanging="15"/>
              <w:rPr>
                <w:sz w:val="22"/>
              </w:rPr>
            </w:pPr>
            <w:r>
              <w:rPr>
                <w:sz w:val="22"/>
              </w:rPr>
              <w:t>Id trùng với id người dùng trong bản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name</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birthday</w:t>
            </w:r>
          </w:p>
        </w:tc>
        <w:tc>
          <w:tcPr>
            <w:tcW w:w="1227"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Ngày sinh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address</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Địa chỉ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gender</w:t>
            </w:r>
          </w:p>
        </w:tc>
        <w:tc>
          <w:tcPr>
            <w:tcW w:w="1227" w:type="dxa"/>
          </w:tcPr>
          <w:p>
            <w:pPr>
              <w:ind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cập nhật gần nhất</w:t>
            </w:r>
          </w:p>
        </w:tc>
      </w:tr>
    </w:tbl>
    <w:p/>
    <w:p>
      <w:pPr>
        <w:rPr>
          <w:b/>
        </w:rPr>
      </w:pPr>
      <w:r>
        <w:t xml:space="preserve">Mỗi lớp học được lưu trong bảng </w:t>
      </w:r>
      <w:r>
        <w:rPr>
          <w:b/>
        </w:rPr>
        <w:t>class</w:t>
      </w:r>
      <w:r>
        <w:t xml:space="preserve"> và được xác định qua các ngành lưu trong bảng </w:t>
      </w:r>
      <w:r>
        <w:rPr>
          <w:b/>
        </w:rPr>
        <w:t>majors</w:t>
      </w:r>
      <w:r>
        <w:t xml:space="preserve">, ứng với lớp sẽ là niên khóa </w:t>
      </w:r>
      <w:r>
        <w:rPr>
          <w:b/>
        </w:rPr>
        <w:t>school_year:</w:t>
      </w:r>
    </w:p>
    <w:p>
      <w:pPr>
        <w:rPr>
          <w:b/>
        </w:rPr>
      </w:pPr>
      <w:r>
        <w:rPr>
          <w:b/>
        </w:rPr>
        <w:t>class:</w:t>
      </w:r>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51"/>
        <w:gridCol w:w="1227"/>
        <w:gridCol w:w="705"/>
        <w:gridCol w:w="705"/>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51"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35"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51" w:type="dxa"/>
          </w:tcPr>
          <w:p>
            <w:pPr>
              <w:ind w:hanging="15"/>
              <w:rPr>
                <w:sz w:val="22"/>
              </w:rPr>
            </w:pPr>
            <w:r>
              <w:rPr>
                <w:sz w:val="22"/>
              </w:rPr>
              <w:t>cl_id</w:t>
            </w:r>
          </w:p>
        </w:tc>
        <w:tc>
          <w:tcPr>
            <w:tcW w:w="1227" w:type="dxa"/>
          </w:tcPr>
          <w:p>
            <w:pPr>
              <w:ind w:hanging="15"/>
              <w:jc w:val="center"/>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35" w:type="dxa"/>
          </w:tcPr>
          <w:p>
            <w:pPr>
              <w:ind w:hanging="15"/>
              <w:rPr>
                <w:sz w:val="22"/>
              </w:rPr>
            </w:pPr>
            <w:r>
              <w:rPr>
                <w:sz w:val="22"/>
              </w:rPr>
              <w:t>Id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51" w:type="dxa"/>
          </w:tcPr>
          <w:p>
            <w:pPr>
              <w:ind w:hanging="15"/>
              <w:rPr>
                <w:sz w:val="22"/>
              </w:rPr>
            </w:pPr>
            <w:r>
              <w:rPr>
                <w:sz w:val="22"/>
              </w:rPr>
              <w:t>cl_name</w:t>
            </w:r>
          </w:p>
        </w:tc>
        <w:tc>
          <w:tcPr>
            <w:tcW w:w="1227" w:type="dxa"/>
          </w:tcPr>
          <w:p>
            <w:pPr>
              <w:ind w:hanging="15"/>
              <w:jc w:val="center"/>
              <w:rPr>
                <w:sz w:val="22"/>
              </w:rPr>
            </w:pPr>
            <w:r>
              <w:rPr>
                <w:sz w:val="22"/>
              </w:rPr>
              <w:t>varchar(45)</w:t>
            </w:r>
          </w:p>
        </w:tc>
        <w:tc>
          <w:tcPr>
            <w:tcW w:w="705" w:type="dxa"/>
          </w:tcPr>
          <w:p>
            <w:pPr>
              <w:ind w:hanging="15"/>
              <w:rPr>
                <w:sz w:val="22"/>
              </w:rPr>
            </w:pPr>
          </w:p>
        </w:tc>
        <w:tc>
          <w:tcPr>
            <w:tcW w:w="705" w:type="dxa"/>
          </w:tcPr>
          <w:p>
            <w:pPr>
              <w:ind w:hanging="15"/>
              <w:rPr>
                <w:sz w:val="22"/>
              </w:rPr>
            </w:pPr>
          </w:p>
        </w:tc>
        <w:tc>
          <w:tcPr>
            <w:tcW w:w="3535" w:type="dxa"/>
          </w:tcPr>
          <w:p>
            <w:pPr>
              <w:ind w:hanging="15"/>
              <w:rPr>
                <w:sz w:val="22"/>
              </w:rPr>
            </w:pPr>
            <w:r>
              <w:rPr>
                <w:sz w:val="22"/>
              </w:rPr>
              <w:t>Tên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51" w:type="dxa"/>
          </w:tcPr>
          <w:p>
            <w:pPr>
              <w:ind w:hanging="15"/>
              <w:rPr>
                <w:sz w:val="22"/>
              </w:rPr>
            </w:pPr>
            <w:r>
              <w:rPr>
                <w:sz w:val="22"/>
              </w:rPr>
              <w:t>cl_code</w:t>
            </w:r>
          </w:p>
        </w:tc>
        <w:tc>
          <w:tcPr>
            <w:tcW w:w="1227" w:type="dxa"/>
          </w:tcPr>
          <w:p>
            <w:pPr>
              <w:ind w:hanging="15"/>
              <w:rPr>
                <w:sz w:val="22"/>
              </w:rPr>
            </w:pPr>
            <w:r>
              <w:rPr>
                <w:sz w:val="22"/>
              </w:rPr>
              <w:t>varchar(16)</w:t>
            </w:r>
          </w:p>
        </w:tc>
        <w:tc>
          <w:tcPr>
            <w:tcW w:w="705" w:type="dxa"/>
          </w:tcPr>
          <w:p>
            <w:pPr>
              <w:ind w:hanging="15"/>
              <w:rPr>
                <w:sz w:val="22"/>
              </w:rPr>
            </w:pPr>
          </w:p>
        </w:tc>
        <w:tc>
          <w:tcPr>
            <w:tcW w:w="705" w:type="dxa"/>
          </w:tcPr>
          <w:p>
            <w:pPr>
              <w:ind w:hanging="15"/>
              <w:rPr>
                <w:sz w:val="22"/>
              </w:rPr>
            </w:pPr>
          </w:p>
        </w:tc>
        <w:tc>
          <w:tcPr>
            <w:tcW w:w="3535" w:type="dxa"/>
          </w:tcPr>
          <w:p>
            <w:pPr>
              <w:ind w:hanging="15"/>
              <w:rPr>
                <w:sz w:val="22"/>
              </w:rPr>
            </w:pPr>
            <w:r>
              <w:rPr>
                <w:sz w:val="22"/>
              </w:rPr>
              <w:t>Mã lớp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51" w:type="dxa"/>
          </w:tcPr>
          <w:p>
            <w:pPr>
              <w:ind w:hanging="15"/>
              <w:rPr>
                <w:sz w:val="22"/>
              </w:rPr>
            </w:pPr>
            <w:r>
              <w:rPr>
                <w:sz w:val="22"/>
              </w:rPr>
              <w:t>u_manager_id</w:t>
            </w:r>
          </w:p>
        </w:tc>
        <w:tc>
          <w:tcPr>
            <w:tcW w:w="1227" w:type="dxa"/>
          </w:tcPr>
          <w:p>
            <w:pPr>
              <w:ind w:hanging="15"/>
              <w:jc w:val="center"/>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35" w:type="dxa"/>
          </w:tcPr>
          <w:p>
            <w:pPr>
              <w:ind w:hanging="15"/>
              <w:rPr>
                <w:sz w:val="22"/>
              </w:rPr>
            </w:pPr>
            <w:r>
              <w:rPr>
                <w:sz w:val="22"/>
              </w:rPr>
              <w:t>Id giáo viên chủ nhiệm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51" w:type="dxa"/>
          </w:tcPr>
          <w:p>
            <w:pPr>
              <w:ind w:hanging="15"/>
              <w:rPr>
                <w:sz w:val="22"/>
              </w:rPr>
            </w:pPr>
            <w:r>
              <w:rPr>
                <w:sz w:val="22"/>
              </w:rPr>
              <w:t>sy_id</w:t>
            </w:r>
          </w:p>
        </w:tc>
        <w:tc>
          <w:tcPr>
            <w:tcW w:w="1227" w:type="dxa"/>
          </w:tcPr>
          <w:p>
            <w:pPr>
              <w:ind w:hanging="15"/>
              <w:jc w:val="center"/>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35" w:type="dxa"/>
          </w:tcPr>
          <w:p>
            <w:pPr>
              <w:ind w:hanging="15"/>
              <w:rPr>
                <w:sz w:val="22"/>
              </w:rPr>
            </w:pPr>
            <w:r>
              <w:rPr>
                <w:sz w:val="22"/>
              </w:rPr>
              <w:t>Id niên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6</w:t>
            </w:r>
          </w:p>
        </w:tc>
        <w:tc>
          <w:tcPr>
            <w:tcW w:w="1951" w:type="dxa"/>
          </w:tcPr>
          <w:p>
            <w:pPr>
              <w:ind w:hanging="15"/>
              <w:rPr>
                <w:sz w:val="22"/>
              </w:rPr>
            </w:pPr>
            <w:r>
              <w:rPr>
                <w:sz w:val="22"/>
              </w:rPr>
              <w:t>m_id</w:t>
            </w:r>
          </w:p>
        </w:tc>
        <w:tc>
          <w:tcPr>
            <w:tcW w:w="1227" w:type="dxa"/>
          </w:tcPr>
          <w:p>
            <w:pPr>
              <w:ind w:hanging="15"/>
              <w:jc w:val="center"/>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35" w:type="dxa"/>
          </w:tcPr>
          <w:p>
            <w:pPr>
              <w:ind w:hanging="15"/>
              <w:rPr>
                <w:sz w:val="22"/>
              </w:rPr>
            </w:pPr>
            <w:r>
              <w:rPr>
                <w:sz w:val="22"/>
              </w:rPr>
              <w:t>Id ngành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7</w:t>
            </w:r>
          </w:p>
        </w:tc>
        <w:tc>
          <w:tcPr>
            <w:tcW w:w="1951" w:type="dxa"/>
          </w:tcPr>
          <w:p>
            <w:pPr>
              <w:ind w:hanging="15"/>
              <w:rPr>
                <w:sz w:val="22"/>
              </w:rPr>
            </w:pPr>
            <w:r>
              <w:rPr>
                <w:sz w:val="22"/>
              </w:rPr>
              <w:t>cl_active</w:t>
            </w:r>
          </w:p>
        </w:tc>
        <w:tc>
          <w:tcPr>
            <w:tcW w:w="1227" w:type="dxa"/>
          </w:tcPr>
          <w:p>
            <w:pPr>
              <w:ind w:hanging="15"/>
              <w:jc w:val="center"/>
              <w:rPr>
                <w:sz w:val="22"/>
              </w:rPr>
            </w:pPr>
            <w:r>
              <w:rPr>
                <w:sz w:val="22"/>
              </w:rPr>
              <w:t>tinyint(4)</w:t>
            </w:r>
          </w:p>
        </w:tc>
        <w:tc>
          <w:tcPr>
            <w:tcW w:w="705" w:type="dxa"/>
          </w:tcPr>
          <w:p>
            <w:pPr>
              <w:ind w:hanging="15"/>
              <w:rPr>
                <w:sz w:val="22"/>
              </w:rPr>
            </w:pPr>
          </w:p>
        </w:tc>
        <w:tc>
          <w:tcPr>
            <w:tcW w:w="705" w:type="dxa"/>
          </w:tcPr>
          <w:p>
            <w:pPr>
              <w:ind w:hanging="15"/>
              <w:rPr>
                <w:sz w:val="22"/>
              </w:rPr>
            </w:pPr>
          </w:p>
        </w:tc>
        <w:tc>
          <w:tcPr>
            <w:tcW w:w="3535" w:type="dxa"/>
          </w:tcPr>
          <w:p>
            <w:pPr>
              <w:ind w:hanging="15"/>
              <w:rPr>
                <w:sz w:val="22"/>
              </w:rPr>
            </w:pPr>
            <w:r>
              <w:rPr>
                <w:sz w:val="22"/>
              </w:rPr>
              <w:t>Trạng thái 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8</w:t>
            </w:r>
          </w:p>
        </w:tc>
        <w:tc>
          <w:tcPr>
            <w:tcW w:w="1951" w:type="dxa"/>
          </w:tcPr>
          <w:p>
            <w:pPr>
              <w:ind w:hanging="15"/>
              <w:rPr>
                <w:sz w:val="22"/>
              </w:rPr>
            </w:pPr>
            <w:r>
              <w:rPr>
                <w:sz w:val="22"/>
              </w:rPr>
              <w:t>created_at</w:t>
            </w:r>
          </w:p>
        </w:tc>
        <w:tc>
          <w:tcPr>
            <w:tcW w:w="1227"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35"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9</w:t>
            </w:r>
          </w:p>
        </w:tc>
        <w:tc>
          <w:tcPr>
            <w:tcW w:w="1951" w:type="dxa"/>
          </w:tcPr>
          <w:p>
            <w:pPr>
              <w:ind w:hanging="15"/>
              <w:rPr>
                <w:sz w:val="22"/>
              </w:rPr>
            </w:pPr>
            <w:r>
              <w:rPr>
                <w:sz w:val="22"/>
              </w:rPr>
              <w:t>updated_at</w:t>
            </w:r>
          </w:p>
        </w:tc>
        <w:tc>
          <w:tcPr>
            <w:tcW w:w="1227"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35" w:type="dxa"/>
          </w:tcPr>
          <w:p>
            <w:pPr>
              <w:ind w:hanging="15"/>
              <w:rPr>
                <w:sz w:val="22"/>
              </w:rPr>
            </w:pPr>
            <w:r>
              <w:rPr>
                <w:sz w:val="22"/>
              </w:rPr>
              <w:t>Lưu thời gian cập nhật gần nhất</w:t>
            </w:r>
          </w:p>
        </w:tc>
      </w:tr>
    </w:tbl>
    <w:p/>
    <w:p>
      <w:pPr>
        <w:rPr>
          <w:b/>
        </w:rPr>
      </w:pPr>
      <w:r>
        <w:rPr>
          <w:b/>
        </w:rPr>
        <w:t>majors:</w:t>
      </w:r>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53"/>
        <w:gridCol w:w="1239"/>
        <w:gridCol w:w="705"/>
        <w:gridCol w:w="705"/>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53" w:type="dxa"/>
            <w:shd w:val="clear" w:color="auto" w:fill="F1F1F1" w:themeFill="background1" w:themeFillShade="F2"/>
          </w:tcPr>
          <w:p>
            <w:pPr>
              <w:ind w:hanging="15"/>
              <w:rPr>
                <w:sz w:val="22"/>
              </w:rPr>
            </w:pPr>
            <w:r>
              <w:rPr>
                <w:sz w:val="22"/>
              </w:rPr>
              <w:t>Thuộc tính</w:t>
            </w:r>
          </w:p>
        </w:tc>
        <w:tc>
          <w:tcPr>
            <w:tcW w:w="1239"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20"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53" w:type="dxa"/>
          </w:tcPr>
          <w:p>
            <w:pPr>
              <w:ind w:hanging="15"/>
              <w:rPr>
                <w:sz w:val="22"/>
              </w:rPr>
            </w:pPr>
            <w:r>
              <w:rPr>
                <w:sz w:val="22"/>
              </w:rPr>
              <w:t>m_id</w:t>
            </w:r>
          </w:p>
        </w:tc>
        <w:tc>
          <w:tcPr>
            <w:tcW w:w="1239" w:type="dxa"/>
          </w:tcPr>
          <w:p>
            <w:pPr>
              <w:ind w:hanging="15"/>
              <w:jc w:val="center"/>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20" w:type="dxa"/>
          </w:tcPr>
          <w:p>
            <w:pPr>
              <w:ind w:hanging="15"/>
              <w:rPr>
                <w:sz w:val="22"/>
              </w:rPr>
            </w:pPr>
            <w:r>
              <w:rPr>
                <w:sz w:val="22"/>
              </w:rPr>
              <w:t>Id ngành</w:t>
            </w:r>
          </w:p>
        </w:tc>
      </w:tr>
      <w:tr>
        <w:tblPrEx>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53" w:type="dxa"/>
          </w:tcPr>
          <w:p>
            <w:pPr>
              <w:ind w:hanging="15"/>
              <w:rPr>
                <w:sz w:val="22"/>
              </w:rPr>
            </w:pPr>
            <w:r>
              <w:rPr>
                <w:sz w:val="22"/>
              </w:rPr>
              <w:t>m_code</w:t>
            </w:r>
          </w:p>
        </w:tc>
        <w:tc>
          <w:tcPr>
            <w:tcW w:w="1239" w:type="dxa"/>
          </w:tcPr>
          <w:p>
            <w:pPr>
              <w:ind w:hanging="15"/>
              <w:jc w:val="center"/>
              <w:rPr>
                <w:sz w:val="22"/>
              </w:rPr>
            </w:pPr>
            <w:r>
              <w:rPr>
                <w:sz w:val="22"/>
              </w:rPr>
              <w:t>varchar(16)</w:t>
            </w:r>
          </w:p>
        </w:tc>
        <w:tc>
          <w:tcPr>
            <w:tcW w:w="705" w:type="dxa"/>
          </w:tcPr>
          <w:p>
            <w:pPr>
              <w:ind w:hanging="15"/>
              <w:rPr>
                <w:sz w:val="22"/>
              </w:rPr>
            </w:pPr>
          </w:p>
        </w:tc>
        <w:tc>
          <w:tcPr>
            <w:tcW w:w="705" w:type="dxa"/>
          </w:tcPr>
          <w:p>
            <w:pPr>
              <w:ind w:hanging="15"/>
              <w:rPr>
                <w:sz w:val="22"/>
              </w:rPr>
            </w:pPr>
          </w:p>
        </w:tc>
        <w:tc>
          <w:tcPr>
            <w:tcW w:w="3520" w:type="dxa"/>
          </w:tcPr>
          <w:p>
            <w:pPr>
              <w:ind w:hanging="15"/>
              <w:rPr>
                <w:sz w:val="22"/>
              </w:rPr>
            </w:pPr>
            <w:r>
              <w:rPr>
                <w:sz w:val="22"/>
              </w:rPr>
              <w:t>Mã chuyên ngành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53" w:type="dxa"/>
          </w:tcPr>
          <w:p>
            <w:pPr>
              <w:ind w:hanging="15"/>
              <w:rPr>
                <w:sz w:val="22"/>
              </w:rPr>
            </w:pPr>
            <w:r>
              <w:rPr>
                <w:sz w:val="22"/>
              </w:rPr>
              <w:t>m_name</w:t>
            </w:r>
          </w:p>
        </w:tc>
        <w:tc>
          <w:tcPr>
            <w:tcW w:w="1239" w:type="dxa"/>
          </w:tcPr>
          <w:p>
            <w:pPr>
              <w:ind w:hanging="15"/>
              <w:jc w:val="center"/>
              <w:rPr>
                <w:sz w:val="22"/>
              </w:rPr>
            </w:pPr>
            <w:r>
              <w:rPr>
                <w:sz w:val="22"/>
              </w:rPr>
              <w:t>text</w:t>
            </w:r>
          </w:p>
        </w:tc>
        <w:tc>
          <w:tcPr>
            <w:tcW w:w="705" w:type="dxa"/>
          </w:tcPr>
          <w:p>
            <w:pPr>
              <w:ind w:hanging="15"/>
              <w:rPr>
                <w:sz w:val="22"/>
              </w:rPr>
            </w:pPr>
          </w:p>
        </w:tc>
        <w:tc>
          <w:tcPr>
            <w:tcW w:w="705" w:type="dxa"/>
          </w:tcPr>
          <w:p>
            <w:pPr>
              <w:ind w:hanging="15"/>
              <w:rPr>
                <w:sz w:val="22"/>
              </w:rPr>
            </w:pPr>
          </w:p>
        </w:tc>
        <w:tc>
          <w:tcPr>
            <w:tcW w:w="3520" w:type="dxa"/>
          </w:tcPr>
          <w:p>
            <w:pPr>
              <w:ind w:hanging="15"/>
              <w:rPr>
                <w:sz w:val="22"/>
              </w:rPr>
            </w:pPr>
            <w:r>
              <w:rPr>
                <w:sz w:val="22"/>
              </w:rPr>
              <w:t>Tên ngành</w:t>
            </w:r>
          </w:p>
        </w:tc>
      </w:tr>
      <w:tr>
        <w:tblPrEx>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53" w:type="dxa"/>
          </w:tcPr>
          <w:p>
            <w:pPr>
              <w:ind w:hanging="15"/>
              <w:rPr>
                <w:sz w:val="22"/>
              </w:rPr>
            </w:pPr>
            <w:r>
              <w:rPr>
                <w:sz w:val="22"/>
              </w:rPr>
              <w:t>m_active</w:t>
            </w:r>
          </w:p>
        </w:tc>
        <w:tc>
          <w:tcPr>
            <w:tcW w:w="1239" w:type="dxa"/>
          </w:tcPr>
          <w:p>
            <w:pPr>
              <w:ind w:hanging="15"/>
              <w:jc w:val="center"/>
              <w:rPr>
                <w:sz w:val="22"/>
              </w:rPr>
            </w:pPr>
            <w:r>
              <w:rPr>
                <w:sz w:val="22"/>
              </w:rPr>
              <w:t>tinyint(4)</w:t>
            </w:r>
          </w:p>
        </w:tc>
        <w:tc>
          <w:tcPr>
            <w:tcW w:w="705" w:type="dxa"/>
          </w:tcPr>
          <w:p>
            <w:pPr>
              <w:ind w:hanging="15"/>
              <w:rPr>
                <w:sz w:val="22"/>
              </w:rPr>
            </w:pPr>
          </w:p>
        </w:tc>
        <w:tc>
          <w:tcPr>
            <w:tcW w:w="705" w:type="dxa"/>
          </w:tcPr>
          <w:p>
            <w:pPr>
              <w:ind w:hanging="15"/>
              <w:rPr>
                <w:sz w:val="22"/>
              </w:rPr>
            </w:pPr>
          </w:p>
        </w:tc>
        <w:tc>
          <w:tcPr>
            <w:tcW w:w="3520" w:type="dxa"/>
          </w:tcPr>
          <w:p>
            <w:pPr>
              <w:ind w:hanging="15"/>
              <w:rPr>
                <w:sz w:val="22"/>
              </w:rPr>
            </w:pPr>
            <w:r>
              <w:rPr>
                <w:sz w:val="22"/>
              </w:rPr>
              <w:t>Trạng thái</w:t>
            </w:r>
          </w:p>
        </w:tc>
      </w:tr>
      <w:tr>
        <w:tblPrEx>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53" w:type="dxa"/>
          </w:tcPr>
          <w:p>
            <w:pPr>
              <w:ind w:hanging="15"/>
              <w:rPr>
                <w:sz w:val="22"/>
              </w:rPr>
            </w:pPr>
            <w:r>
              <w:rPr>
                <w:sz w:val="22"/>
              </w:rPr>
              <w:t>created_at</w:t>
            </w:r>
          </w:p>
        </w:tc>
        <w:tc>
          <w:tcPr>
            <w:tcW w:w="1239"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20"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53" w:type="dxa"/>
          </w:tcPr>
          <w:p>
            <w:pPr>
              <w:ind w:hanging="15"/>
              <w:rPr>
                <w:sz w:val="22"/>
              </w:rPr>
            </w:pPr>
            <w:r>
              <w:rPr>
                <w:sz w:val="22"/>
              </w:rPr>
              <w:t>updated_at</w:t>
            </w:r>
          </w:p>
        </w:tc>
        <w:tc>
          <w:tcPr>
            <w:tcW w:w="1239"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20" w:type="dxa"/>
          </w:tcPr>
          <w:p>
            <w:pPr>
              <w:ind w:hanging="15"/>
              <w:rPr>
                <w:sz w:val="22"/>
              </w:rPr>
            </w:pPr>
            <w:r>
              <w:rPr>
                <w:sz w:val="22"/>
              </w:rPr>
              <w:t>Lưu thời gian cập nhật gần nhất</w:t>
            </w:r>
          </w:p>
        </w:tc>
      </w:tr>
    </w:tbl>
    <w:p>
      <w:pPr>
        <w:rPr>
          <w:b/>
        </w:rPr>
      </w:pPr>
    </w:p>
    <w:p>
      <w:pPr>
        <w:rPr>
          <w:b/>
        </w:rPr>
      </w:pPr>
      <w:r>
        <w:rPr>
          <w:b/>
        </w:rPr>
        <w:t>school_year:</w:t>
      </w:r>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4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sy_id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43" w:type="dxa"/>
          </w:tcPr>
          <w:p>
            <w:pPr>
              <w:ind w:hanging="15"/>
              <w:rPr>
                <w:sz w:val="22"/>
              </w:rPr>
            </w:pPr>
            <w:r>
              <w:rPr>
                <w:sz w:val="22"/>
              </w:rPr>
              <w:t>Id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sy_name</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Tên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sy_begin</w:t>
            </w:r>
          </w:p>
        </w:tc>
        <w:tc>
          <w:tcPr>
            <w:tcW w:w="1227"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Thời gian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sy_active</w:t>
            </w:r>
          </w:p>
        </w:tc>
        <w:tc>
          <w:tcPr>
            <w:tcW w:w="1227" w:type="dxa"/>
          </w:tcPr>
          <w:p>
            <w:pPr>
              <w:ind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cập nhật gần nhất</w:t>
            </w:r>
          </w:p>
        </w:tc>
      </w:tr>
    </w:tbl>
    <w:p>
      <w:pPr>
        <w:rPr>
          <w:b/>
        </w:rPr>
      </w:pPr>
    </w:p>
    <w:p>
      <w:r>
        <w:rPr>
          <w:b/>
        </w:rPr>
        <w:t xml:space="preserve">users_has_class: </w:t>
      </w:r>
      <w:r>
        <w:t>bảng liên kết , cho biết sinh viên nào học lớp nào</w:t>
      </w:r>
    </w:p>
    <w:tbl>
      <w:tblPr>
        <w:tblStyle w:val="30"/>
        <w:tblW w:w="873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4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uc_id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43" w:type="dxa"/>
          </w:tcPr>
          <w:p>
            <w:pPr>
              <w:ind w:hanging="15"/>
              <w:rPr>
                <w:sz w:val="22"/>
              </w:rPr>
            </w:pPr>
            <w:r>
              <w:rPr>
                <w:sz w:val="22"/>
              </w:rPr>
              <w:t>Id bảng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43" w:type="dxa"/>
          </w:tcPr>
          <w:p>
            <w:pPr>
              <w:ind w:hanging="15"/>
              <w:rPr>
                <w:sz w:val="22"/>
              </w:rPr>
            </w:pPr>
            <w:r>
              <w:rPr>
                <w:sz w:val="22"/>
              </w:rPr>
              <w:t>Id tài khoản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cl_id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43" w:type="dxa"/>
          </w:tcPr>
          <w:p>
            <w:pPr>
              <w:ind w:hanging="15"/>
              <w:rPr>
                <w:sz w:val="22"/>
              </w:rPr>
            </w:pPr>
            <w:r>
              <w:rPr>
                <w:sz w:val="22"/>
              </w:rPr>
              <w:t>Id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cập nhật gần nhất</w:t>
            </w:r>
          </w:p>
        </w:tc>
      </w:tr>
    </w:tbl>
    <w:p>
      <w:pPr>
        <w:rPr>
          <w:b/>
        </w:rPr>
      </w:pPr>
    </w:p>
    <w:p>
      <w:r>
        <w:t>Với mỗi tài khoản sẽ được phân quyền và được cấp các quyền riêng cho từng loại tài khoản:</w:t>
      </w:r>
    </w:p>
    <w:p>
      <w:r>
        <w:rPr>
          <w:b/>
        </w:rPr>
        <w:t xml:space="preserve">roles: </w:t>
      </w:r>
      <w:r>
        <w:t>bảng phân quyền thành viên trong hệ thống</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35"/>
        <w:gridCol w:w="1275"/>
        <w:gridCol w:w="705"/>
        <w:gridCol w:w="705"/>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35" w:type="dxa"/>
            <w:shd w:val="clear" w:color="auto" w:fill="F1F1F1" w:themeFill="background1" w:themeFillShade="F2"/>
          </w:tcPr>
          <w:p>
            <w:pPr>
              <w:ind w:hanging="15"/>
              <w:rPr>
                <w:sz w:val="22"/>
              </w:rPr>
            </w:pPr>
            <w:r>
              <w:rPr>
                <w:sz w:val="22"/>
              </w:rPr>
              <w:t>Thuộc tính</w:t>
            </w:r>
          </w:p>
        </w:tc>
        <w:tc>
          <w:tcPr>
            <w:tcW w:w="1275"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9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35" w:type="dxa"/>
          </w:tcPr>
          <w:p>
            <w:pPr>
              <w:ind w:hanging="15"/>
              <w:rPr>
                <w:sz w:val="22"/>
              </w:rPr>
            </w:pPr>
            <w:r>
              <w:rPr>
                <w:sz w:val="22"/>
              </w:rPr>
              <w:t>r_id</w:t>
            </w:r>
          </w:p>
        </w:tc>
        <w:tc>
          <w:tcPr>
            <w:tcW w:w="1275" w:type="dxa"/>
          </w:tcPr>
          <w:p>
            <w:pPr>
              <w:spacing w:before="24" w:after="24"/>
              <w:ind w:left="24" w:right="24" w:hanging="15"/>
              <w:jc w:val="center"/>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93" w:type="dxa"/>
          </w:tcPr>
          <w:p>
            <w:pPr>
              <w:ind w:hanging="15"/>
              <w:rPr>
                <w:sz w:val="22"/>
              </w:rPr>
            </w:pPr>
            <w:r>
              <w:rPr>
                <w:sz w:val="22"/>
              </w:rPr>
              <w:t>Id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35" w:type="dxa"/>
          </w:tcPr>
          <w:p>
            <w:pPr>
              <w:ind w:hanging="15"/>
              <w:rPr>
                <w:sz w:val="22"/>
              </w:rPr>
            </w:pPr>
            <w:r>
              <w:rPr>
                <w:sz w:val="22"/>
              </w:rPr>
              <w:t>r_name</w:t>
            </w:r>
          </w:p>
        </w:tc>
        <w:tc>
          <w:tcPr>
            <w:tcW w:w="1275" w:type="dxa"/>
          </w:tcPr>
          <w:p>
            <w:pPr>
              <w:spacing w:before="24" w:after="24"/>
              <w:ind w:left="24" w:right="24" w:hanging="15"/>
              <w:jc w:val="center"/>
              <w:rPr>
                <w:sz w:val="22"/>
              </w:rPr>
            </w:pPr>
            <w:r>
              <w:rPr>
                <w:sz w:val="22"/>
              </w:rPr>
              <w:t>varchar(64)</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Tên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35" w:type="dxa"/>
          </w:tcPr>
          <w:p>
            <w:pPr>
              <w:ind w:hanging="15"/>
              <w:rPr>
                <w:sz w:val="22"/>
              </w:rPr>
            </w:pPr>
            <w:r>
              <w:rPr>
                <w:sz w:val="22"/>
              </w:rPr>
              <w:t>r_note</w:t>
            </w:r>
          </w:p>
        </w:tc>
        <w:tc>
          <w:tcPr>
            <w:tcW w:w="1275" w:type="dxa"/>
          </w:tcPr>
          <w:p>
            <w:pPr>
              <w:spacing w:before="24" w:after="24"/>
              <w:ind w:left="24" w:right="24" w:hanging="15"/>
              <w:jc w:val="center"/>
              <w:rPr>
                <w:sz w:val="22"/>
              </w:rPr>
            </w:pPr>
            <w:r>
              <w:rPr>
                <w:sz w:val="22"/>
              </w:rPr>
              <w:t>text</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Chi tiết mô tả cho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35" w:type="dxa"/>
          </w:tcPr>
          <w:p>
            <w:pPr>
              <w:ind w:hanging="15"/>
              <w:rPr>
                <w:sz w:val="22"/>
              </w:rPr>
            </w:pPr>
            <w:r>
              <w:rPr>
                <w:sz w:val="22"/>
              </w:rPr>
              <w:t>r_active</w:t>
            </w:r>
          </w:p>
        </w:tc>
        <w:tc>
          <w:tcPr>
            <w:tcW w:w="1275" w:type="dxa"/>
          </w:tcPr>
          <w:p>
            <w:pPr>
              <w:spacing w:before="24" w:after="24"/>
              <w:ind w:left="24" w:right="24" w:hanging="15"/>
              <w:jc w:val="center"/>
              <w:rPr>
                <w:sz w:val="22"/>
              </w:rPr>
            </w:pPr>
            <w:r>
              <w:rPr>
                <w:sz w:val="22"/>
              </w:rPr>
              <w:t>tinyint(4)</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Trạng thái 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35" w:type="dxa"/>
          </w:tcPr>
          <w:p>
            <w:pPr>
              <w:ind w:hanging="15"/>
              <w:rPr>
                <w:sz w:val="22"/>
              </w:rPr>
            </w:pPr>
            <w:r>
              <w:rPr>
                <w:sz w:val="22"/>
              </w:rPr>
              <w:t>created_at</w:t>
            </w:r>
          </w:p>
        </w:tc>
        <w:tc>
          <w:tcPr>
            <w:tcW w:w="1275"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6</w:t>
            </w:r>
          </w:p>
        </w:tc>
        <w:tc>
          <w:tcPr>
            <w:tcW w:w="1935" w:type="dxa"/>
          </w:tcPr>
          <w:p>
            <w:pPr>
              <w:ind w:hanging="15"/>
              <w:rPr>
                <w:sz w:val="22"/>
              </w:rPr>
            </w:pPr>
            <w:r>
              <w:rPr>
                <w:sz w:val="22"/>
              </w:rPr>
              <w:t>updated_at</w:t>
            </w:r>
          </w:p>
        </w:tc>
        <w:tc>
          <w:tcPr>
            <w:tcW w:w="1275"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Lưu thời gian cập nhật gần nhất</w:t>
            </w:r>
          </w:p>
        </w:tc>
      </w:tr>
    </w:tbl>
    <w:p/>
    <w:p>
      <w:r>
        <w:rPr>
          <w:b/>
        </w:rPr>
        <w:t xml:space="preserve">users_has_roles: </w:t>
      </w:r>
      <w:r>
        <w:t>bảng liên kết user và phân quyền để xác định user nào thuộc phân quyền nào</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STT</w:t>
            </w:r>
          </w:p>
        </w:tc>
        <w:tc>
          <w:tcPr>
            <w:tcW w:w="1942" w:type="dxa"/>
          </w:tcPr>
          <w:p>
            <w:pPr>
              <w:ind w:hanging="15"/>
              <w:rPr>
                <w:sz w:val="22"/>
              </w:rPr>
            </w:pPr>
            <w:r>
              <w:rPr>
                <w:sz w:val="22"/>
              </w:rPr>
              <w:t>Thuộc tính</w:t>
            </w:r>
          </w:p>
        </w:tc>
        <w:tc>
          <w:tcPr>
            <w:tcW w:w="1227" w:type="dxa"/>
          </w:tcPr>
          <w:p>
            <w:pPr>
              <w:ind w:hanging="15"/>
              <w:rPr>
                <w:sz w:val="22"/>
              </w:rPr>
            </w:pPr>
            <w:r>
              <w:rPr>
                <w:sz w:val="22"/>
              </w:rPr>
              <w:t>Kiểu</w:t>
            </w:r>
          </w:p>
        </w:tc>
        <w:tc>
          <w:tcPr>
            <w:tcW w:w="705" w:type="dxa"/>
          </w:tcPr>
          <w:p>
            <w:pPr>
              <w:ind w:hanging="15"/>
              <w:rPr>
                <w:sz w:val="22"/>
              </w:rPr>
            </w:pPr>
            <w:r>
              <w:rPr>
                <w:sz w:val="22"/>
              </w:rPr>
              <w:t>Khóa chính</w:t>
            </w:r>
          </w:p>
        </w:tc>
        <w:tc>
          <w:tcPr>
            <w:tcW w:w="705" w:type="dxa"/>
          </w:tcPr>
          <w:p>
            <w:pPr>
              <w:ind w:hanging="15"/>
              <w:rPr>
                <w:sz w:val="22"/>
              </w:rPr>
            </w:pPr>
            <w:r>
              <w:rPr>
                <w:sz w:val="22"/>
              </w:rPr>
              <w:t>Khóa ngoại</w:t>
            </w:r>
          </w:p>
        </w:tc>
        <w:tc>
          <w:tcPr>
            <w:tcW w:w="3633" w:type="dxa"/>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ur_id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3" w:type="dxa"/>
          </w:tcPr>
          <w:p>
            <w:pPr>
              <w:ind w:hanging="15"/>
              <w:rPr>
                <w:sz w:val="22"/>
              </w:rPr>
            </w:pPr>
            <w:r>
              <w:rPr>
                <w:sz w:val="22"/>
              </w:rPr>
              <w:t>Id bảng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shd w:val="clear" w:color="auto" w:fill="auto"/>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r_id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cập nhật gần nhất</w:t>
            </w:r>
          </w:p>
        </w:tc>
      </w:tr>
    </w:tbl>
    <w:p/>
    <w:p>
      <w:r>
        <w:t>Để tổ chức cấu trúc bảng điểm sử dụng các bảng sau:</w:t>
      </w:r>
    </w:p>
    <w:p>
      <w:r>
        <w:rPr>
          <w:b/>
        </w:rPr>
        <w:t xml:space="preserve">category: </w:t>
      </w:r>
      <w:r>
        <w:t xml:space="preserve">sử dụng lưu các mục lớn trong hệ thống bản điểm: </w:t>
      </w:r>
    </w:p>
    <w:p>
      <w:pPr>
        <w:rPr>
          <w:b/>
        </w:rPr>
      </w:pPr>
      <w:r>
        <w:t xml:space="preserve">VD : </w:t>
      </w:r>
      <w:r>
        <w:rPr>
          <w:b/>
        </w:rPr>
        <w:t>A. ANH VĂN (Hoặc tương đương)</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50"/>
        <w:gridCol w:w="1227"/>
        <w:gridCol w:w="705"/>
        <w:gridCol w:w="705"/>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50"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25"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50" w:type="dxa"/>
          </w:tcPr>
          <w:p>
            <w:pPr>
              <w:ind w:hanging="15"/>
              <w:rPr>
                <w:sz w:val="22"/>
              </w:rPr>
            </w:pPr>
            <w:r>
              <w:rPr>
                <w:sz w:val="22"/>
              </w:rPr>
              <w:t>c_id</w:t>
            </w:r>
          </w:p>
        </w:tc>
        <w:tc>
          <w:tcPr>
            <w:tcW w:w="1227" w:type="dxa"/>
          </w:tcPr>
          <w:p>
            <w:pPr>
              <w:ind w:hanging="15"/>
              <w:jc w:val="center"/>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25" w:type="dxa"/>
          </w:tcPr>
          <w:p>
            <w:pPr>
              <w:ind w:hanging="15"/>
              <w:rPr>
                <w:sz w:val="22"/>
              </w:rPr>
            </w:pPr>
            <w:r>
              <w:rPr>
                <w:sz w:val="22"/>
              </w:rPr>
              <w:t>Id mục lớn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50" w:type="dxa"/>
          </w:tcPr>
          <w:p>
            <w:pPr>
              <w:ind w:hanging="15"/>
              <w:rPr>
                <w:sz w:val="22"/>
              </w:rPr>
            </w:pPr>
            <w:r>
              <w:rPr>
                <w:sz w:val="22"/>
              </w:rPr>
              <w:t>c_item</w:t>
            </w:r>
          </w:p>
        </w:tc>
        <w:tc>
          <w:tcPr>
            <w:tcW w:w="1227" w:type="dxa"/>
          </w:tcPr>
          <w:p>
            <w:pPr>
              <w:ind w:hanging="15"/>
              <w:jc w:val="center"/>
              <w:rPr>
                <w:sz w:val="22"/>
              </w:rPr>
            </w:pPr>
            <w:r>
              <w:rPr>
                <w:sz w:val="22"/>
              </w:rPr>
              <w:t>varchar(8)</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Đề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50" w:type="dxa"/>
          </w:tcPr>
          <w:p>
            <w:pPr>
              <w:ind w:hanging="15"/>
              <w:rPr>
                <w:sz w:val="22"/>
              </w:rPr>
            </w:pPr>
            <w:r>
              <w:rPr>
                <w:sz w:val="22"/>
              </w:rPr>
              <w:t>c_name</w:t>
            </w:r>
          </w:p>
        </w:tc>
        <w:tc>
          <w:tcPr>
            <w:tcW w:w="1227" w:type="dxa"/>
          </w:tcPr>
          <w:p>
            <w:pPr>
              <w:ind w:hanging="15"/>
              <w:jc w:val="center"/>
              <w:rPr>
                <w:sz w:val="22"/>
              </w:rPr>
            </w:pPr>
            <w:r>
              <w:rPr>
                <w:sz w:val="22"/>
              </w:rPr>
              <w:t>text</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Tên mục lớn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50" w:type="dxa"/>
          </w:tcPr>
          <w:p>
            <w:pPr>
              <w:ind w:hanging="15"/>
              <w:rPr>
                <w:sz w:val="22"/>
              </w:rPr>
            </w:pPr>
            <w:r>
              <w:rPr>
                <w:sz w:val="22"/>
              </w:rPr>
              <w:t>c_max_scores</w:t>
            </w:r>
          </w:p>
        </w:tc>
        <w:tc>
          <w:tcPr>
            <w:tcW w:w="1227" w:type="dxa"/>
          </w:tcPr>
          <w:p>
            <w:pPr>
              <w:ind w:hanging="15"/>
              <w:jc w:val="center"/>
              <w:rPr>
                <w:sz w:val="22"/>
              </w:rPr>
            </w:pPr>
            <w:r>
              <w:rPr>
                <w:sz w:val="22"/>
              </w:rPr>
              <w:t>int(11)</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Giá trị tối đa cho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50" w:type="dxa"/>
          </w:tcPr>
          <w:p>
            <w:pPr>
              <w:ind w:hanging="15"/>
              <w:rPr>
                <w:sz w:val="22"/>
              </w:rPr>
            </w:pPr>
            <w:r>
              <w:rPr>
                <w:sz w:val="22"/>
              </w:rPr>
              <w:t>c_type</w:t>
            </w:r>
          </w:p>
        </w:tc>
        <w:tc>
          <w:tcPr>
            <w:tcW w:w="1227" w:type="dxa"/>
          </w:tcPr>
          <w:p>
            <w:pPr>
              <w:ind w:hanging="15"/>
              <w:jc w:val="center"/>
              <w:rPr>
                <w:sz w:val="22"/>
              </w:rPr>
            </w:pPr>
            <w:r>
              <w:rPr>
                <w:sz w:val="22"/>
              </w:rPr>
              <w:t>int(11)</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Loại mục (1 cộng tất cả điểm, 2 lấy điểm lớn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50" w:type="dxa"/>
          </w:tcPr>
          <w:p>
            <w:pPr>
              <w:ind w:hanging="15"/>
              <w:rPr>
                <w:sz w:val="22"/>
              </w:rPr>
            </w:pPr>
            <w:r>
              <w:rPr>
                <w:sz w:val="22"/>
              </w:rPr>
              <w:t>c_active</w:t>
            </w:r>
          </w:p>
        </w:tc>
        <w:tc>
          <w:tcPr>
            <w:tcW w:w="1227" w:type="dxa"/>
          </w:tcPr>
          <w:p>
            <w:pPr>
              <w:spacing w:before="24" w:after="24"/>
              <w:ind w:left="24" w:right="24" w:hanging="15"/>
              <w:jc w:val="center"/>
              <w:rPr>
                <w:sz w:val="22"/>
              </w:rPr>
            </w:pPr>
            <w:r>
              <w:rPr>
                <w:sz w:val="22"/>
              </w:rPr>
              <w:t>tinyint(4)</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50" w:type="dxa"/>
          </w:tcPr>
          <w:p>
            <w:pPr>
              <w:ind w:hanging="15"/>
              <w:rPr>
                <w:sz w:val="22"/>
              </w:rPr>
            </w:pPr>
            <w:r>
              <w:rPr>
                <w:sz w:val="22"/>
              </w:rPr>
              <w:t>created_at</w:t>
            </w:r>
          </w:p>
        </w:tc>
        <w:tc>
          <w:tcPr>
            <w:tcW w:w="1227"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8</w:t>
            </w:r>
          </w:p>
        </w:tc>
        <w:tc>
          <w:tcPr>
            <w:tcW w:w="1950" w:type="dxa"/>
          </w:tcPr>
          <w:p>
            <w:pPr>
              <w:ind w:hanging="15"/>
              <w:rPr>
                <w:sz w:val="22"/>
              </w:rPr>
            </w:pPr>
            <w:r>
              <w:rPr>
                <w:sz w:val="22"/>
              </w:rPr>
              <w:t>updated_at</w:t>
            </w:r>
          </w:p>
        </w:tc>
        <w:tc>
          <w:tcPr>
            <w:tcW w:w="1227"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25" w:type="dxa"/>
          </w:tcPr>
          <w:p>
            <w:pPr>
              <w:ind w:hanging="15"/>
              <w:rPr>
                <w:sz w:val="22"/>
              </w:rPr>
            </w:pPr>
            <w:r>
              <w:rPr>
                <w:sz w:val="22"/>
              </w:rPr>
              <w:t>Lưu thời gian cập nhật gần nhất</w:t>
            </w:r>
          </w:p>
        </w:tc>
      </w:tr>
    </w:tbl>
    <w:p/>
    <w:p>
      <w:r>
        <w:rPr>
          <w:b/>
        </w:rPr>
        <w:t xml:space="preserve">category_child: </w:t>
      </w:r>
      <w:r>
        <w:t xml:space="preserve"> các mục con trong một mục lớn</w:t>
      </w:r>
    </w:p>
    <w:p>
      <w:r>
        <w:t>VD:</w:t>
      </w:r>
      <w:r>
        <w:br w:type="textWrapping"/>
      </w:r>
      <w:r>
        <w:t xml:space="preserve">1. TOEIC – 255 -&gt; 400 </w:t>
      </w:r>
    </w:p>
    <w:p>
      <w:r>
        <w:t xml:space="preserve">2. TOEIC – 405-&gt; 600 </w:t>
      </w:r>
    </w:p>
    <w:p>
      <w:r>
        <w:t xml:space="preserve">3. TOEIC – &gt; 600 </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2119"/>
        <w:gridCol w:w="1275"/>
        <w:gridCol w:w="705"/>
        <w:gridCol w:w="705"/>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2119" w:type="dxa"/>
            <w:shd w:val="clear" w:color="auto" w:fill="F1F1F1" w:themeFill="background1" w:themeFillShade="F2"/>
          </w:tcPr>
          <w:p>
            <w:pPr>
              <w:ind w:hanging="15"/>
              <w:rPr>
                <w:sz w:val="22"/>
              </w:rPr>
            </w:pPr>
            <w:r>
              <w:rPr>
                <w:sz w:val="22"/>
              </w:rPr>
              <w:t>Thuộc tính</w:t>
            </w:r>
          </w:p>
        </w:tc>
        <w:tc>
          <w:tcPr>
            <w:tcW w:w="1275"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409"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2119" w:type="dxa"/>
          </w:tcPr>
          <w:p>
            <w:pPr>
              <w:ind w:hanging="15"/>
              <w:rPr>
                <w:sz w:val="22"/>
              </w:rPr>
            </w:pPr>
            <w:r>
              <w:rPr>
                <w:sz w:val="22"/>
              </w:rPr>
              <w:t>cc_id</w:t>
            </w:r>
          </w:p>
        </w:tc>
        <w:tc>
          <w:tcPr>
            <w:tcW w:w="1275" w:type="dxa"/>
          </w:tcPr>
          <w:p>
            <w:pPr>
              <w:spacing w:before="24" w:after="24"/>
              <w:ind w:left="24" w:right="24" w:hanging="15"/>
              <w:jc w:val="center"/>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409" w:type="dxa"/>
          </w:tcPr>
          <w:p>
            <w:pPr>
              <w:ind w:hanging="15"/>
              <w:rPr>
                <w:sz w:val="22"/>
              </w:rPr>
            </w:pPr>
            <w:r>
              <w:rPr>
                <w:sz w:val="22"/>
              </w:rPr>
              <w:t>Id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2119" w:type="dxa"/>
          </w:tcPr>
          <w:p>
            <w:pPr>
              <w:ind w:hanging="15"/>
              <w:rPr>
                <w:sz w:val="22"/>
              </w:rPr>
            </w:pPr>
            <w:r>
              <w:rPr>
                <w:sz w:val="22"/>
              </w:rPr>
              <w:t>c_id</w:t>
            </w:r>
          </w:p>
        </w:tc>
        <w:tc>
          <w:tcPr>
            <w:tcW w:w="1275" w:type="dxa"/>
          </w:tcPr>
          <w:p>
            <w:pPr>
              <w:spacing w:before="24" w:after="24"/>
              <w:ind w:left="24" w:right="24" w:hanging="15"/>
              <w:jc w:val="center"/>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409" w:type="dxa"/>
          </w:tcPr>
          <w:p>
            <w:pPr>
              <w:ind w:hanging="15"/>
              <w:rPr>
                <w:sz w:val="22"/>
              </w:rPr>
            </w:pPr>
            <w:r>
              <w:rPr>
                <w:sz w:val="22"/>
              </w:rPr>
              <w:t>Id mục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2119" w:type="dxa"/>
          </w:tcPr>
          <w:p>
            <w:pPr>
              <w:ind w:hanging="15"/>
              <w:rPr>
                <w:sz w:val="22"/>
              </w:rPr>
            </w:pPr>
            <w:r>
              <w:rPr>
                <w:sz w:val="22"/>
              </w:rPr>
              <w:t>cc_item</w:t>
            </w:r>
          </w:p>
        </w:tc>
        <w:tc>
          <w:tcPr>
            <w:tcW w:w="1275" w:type="dxa"/>
          </w:tcPr>
          <w:p>
            <w:pPr>
              <w:spacing w:before="24" w:after="24"/>
              <w:ind w:left="24" w:right="24" w:hanging="15"/>
              <w:jc w:val="center"/>
              <w:rPr>
                <w:sz w:val="22"/>
              </w:rPr>
            </w:pPr>
            <w:r>
              <w:rPr>
                <w:sz w:val="22"/>
              </w:rPr>
              <w:t>varchar(8)</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Đề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2119" w:type="dxa"/>
          </w:tcPr>
          <w:p>
            <w:pPr>
              <w:ind w:hanging="15"/>
              <w:rPr>
                <w:sz w:val="22"/>
              </w:rPr>
            </w:pPr>
            <w:r>
              <w:rPr>
                <w:sz w:val="22"/>
              </w:rPr>
              <w:t>cc_name</w:t>
            </w:r>
          </w:p>
        </w:tc>
        <w:tc>
          <w:tcPr>
            <w:tcW w:w="1275" w:type="dxa"/>
          </w:tcPr>
          <w:p>
            <w:pPr>
              <w:ind w:hanging="15"/>
              <w:jc w:val="center"/>
              <w:rPr>
                <w:sz w:val="22"/>
              </w:rPr>
            </w:pPr>
            <w:r>
              <w:rPr>
                <w:sz w:val="22"/>
              </w:rPr>
              <w:t>text</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Tên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2119" w:type="dxa"/>
          </w:tcPr>
          <w:p>
            <w:pPr>
              <w:ind w:hanging="15"/>
              <w:rPr>
                <w:sz w:val="22"/>
              </w:rPr>
            </w:pPr>
            <w:r>
              <w:rPr>
                <w:sz w:val="22"/>
              </w:rPr>
              <w:t>cc_max_scores</w:t>
            </w:r>
          </w:p>
        </w:tc>
        <w:tc>
          <w:tcPr>
            <w:tcW w:w="1275" w:type="dxa"/>
          </w:tcPr>
          <w:p>
            <w:pPr>
              <w:spacing w:before="24" w:after="24"/>
              <w:ind w:left="24" w:right="24" w:hanging="15"/>
              <w:jc w:val="center"/>
              <w:rPr>
                <w:sz w:val="22"/>
              </w:rPr>
            </w:pPr>
            <w:r>
              <w:rPr>
                <w:sz w:val="22"/>
              </w:rPr>
              <w:t>int(11)</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Điểm tối đa cho một lần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6</w:t>
            </w:r>
          </w:p>
        </w:tc>
        <w:tc>
          <w:tcPr>
            <w:tcW w:w="2119" w:type="dxa"/>
          </w:tcPr>
          <w:p>
            <w:pPr>
              <w:ind w:hanging="15"/>
              <w:rPr>
                <w:sz w:val="22"/>
              </w:rPr>
            </w:pPr>
            <w:r>
              <w:rPr>
                <w:sz w:val="22"/>
              </w:rPr>
              <w:t>cc_max_amount</w:t>
            </w:r>
          </w:p>
        </w:tc>
        <w:tc>
          <w:tcPr>
            <w:tcW w:w="1275" w:type="dxa"/>
          </w:tcPr>
          <w:p>
            <w:pPr>
              <w:spacing w:before="24" w:after="24"/>
              <w:ind w:left="24" w:right="24" w:hanging="15"/>
              <w:jc w:val="center"/>
              <w:rPr>
                <w:sz w:val="22"/>
              </w:rPr>
            </w:pPr>
            <w:r>
              <w:rPr>
                <w:sz w:val="22"/>
              </w:rPr>
              <w:t>int(11)</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Số lần thực hiện tối đa trong một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7</w:t>
            </w:r>
          </w:p>
        </w:tc>
        <w:tc>
          <w:tcPr>
            <w:tcW w:w="2119" w:type="dxa"/>
          </w:tcPr>
          <w:p>
            <w:pPr>
              <w:ind w:hanging="15"/>
              <w:rPr>
                <w:sz w:val="22"/>
              </w:rPr>
            </w:pPr>
            <w:r>
              <w:rPr>
                <w:sz w:val="22"/>
              </w:rPr>
              <w:t>cc_max_scores_cycle</w:t>
            </w:r>
          </w:p>
        </w:tc>
        <w:tc>
          <w:tcPr>
            <w:tcW w:w="1275" w:type="dxa"/>
          </w:tcPr>
          <w:p>
            <w:pPr>
              <w:spacing w:before="24" w:after="24"/>
              <w:ind w:left="24" w:right="24" w:hanging="15"/>
              <w:jc w:val="center"/>
              <w:rPr>
                <w:sz w:val="22"/>
              </w:rPr>
            </w:pPr>
            <w:r>
              <w:rPr>
                <w:sz w:val="22"/>
              </w:rPr>
              <w:t>int(11)</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Điểm tối đa cho một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8</w:t>
            </w:r>
          </w:p>
        </w:tc>
        <w:tc>
          <w:tcPr>
            <w:tcW w:w="2119" w:type="dxa"/>
          </w:tcPr>
          <w:p>
            <w:pPr>
              <w:ind w:hanging="15"/>
              <w:rPr>
                <w:sz w:val="22"/>
              </w:rPr>
            </w:pPr>
            <w:r>
              <w:rPr>
                <w:sz w:val="22"/>
              </w:rPr>
              <w:t>cc_active</w:t>
            </w:r>
          </w:p>
        </w:tc>
        <w:tc>
          <w:tcPr>
            <w:tcW w:w="1275" w:type="dxa"/>
          </w:tcPr>
          <w:p>
            <w:pPr>
              <w:spacing w:before="24" w:after="24"/>
              <w:ind w:left="24" w:right="24" w:hanging="15"/>
              <w:jc w:val="center"/>
              <w:rPr>
                <w:sz w:val="22"/>
              </w:rPr>
            </w:pPr>
            <w:r>
              <w:rPr>
                <w:sz w:val="22"/>
              </w:rPr>
              <w:t>tinyint(4)</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Trạng thái kích hoạt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9</w:t>
            </w:r>
          </w:p>
        </w:tc>
        <w:tc>
          <w:tcPr>
            <w:tcW w:w="2119" w:type="dxa"/>
          </w:tcPr>
          <w:p>
            <w:pPr>
              <w:ind w:hanging="15"/>
              <w:rPr>
                <w:sz w:val="22"/>
              </w:rPr>
            </w:pPr>
            <w:r>
              <w:rPr>
                <w:sz w:val="22"/>
              </w:rPr>
              <w:t>created_at</w:t>
            </w:r>
          </w:p>
        </w:tc>
        <w:tc>
          <w:tcPr>
            <w:tcW w:w="1275"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10</w:t>
            </w:r>
          </w:p>
        </w:tc>
        <w:tc>
          <w:tcPr>
            <w:tcW w:w="2119" w:type="dxa"/>
          </w:tcPr>
          <w:p>
            <w:pPr>
              <w:ind w:hanging="15"/>
              <w:rPr>
                <w:sz w:val="22"/>
              </w:rPr>
            </w:pPr>
            <w:r>
              <w:rPr>
                <w:sz w:val="22"/>
              </w:rPr>
              <w:t>updated_at</w:t>
            </w:r>
          </w:p>
        </w:tc>
        <w:tc>
          <w:tcPr>
            <w:tcW w:w="1275" w:type="dxa"/>
          </w:tcPr>
          <w:p>
            <w:pPr>
              <w:ind w:hanging="15"/>
              <w:jc w:val="center"/>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09" w:type="dxa"/>
          </w:tcPr>
          <w:p>
            <w:pPr>
              <w:ind w:hanging="15"/>
              <w:rPr>
                <w:sz w:val="22"/>
              </w:rPr>
            </w:pPr>
            <w:r>
              <w:rPr>
                <w:sz w:val="22"/>
              </w:rPr>
              <w:t>Lưu thời gian cập nhật gần nhất</w:t>
            </w:r>
          </w:p>
        </w:tc>
      </w:tr>
    </w:tbl>
    <w:p/>
    <w:p>
      <w:r>
        <w:t>Để biết phân quyền nào được chấm điểm cho mục con nào ta sử dụng bảng liên kết:</w:t>
      </w:r>
    </w:p>
    <w:p>
      <w:pPr>
        <w:rPr>
          <w:b/>
        </w:rPr>
      </w:pPr>
      <w:r>
        <w:rPr>
          <w:b/>
        </w:rPr>
        <w:t>category_child_has_roles:</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35"/>
        <w:gridCol w:w="1275"/>
        <w:gridCol w:w="705"/>
        <w:gridCol w:w="705"/>
        <w:gridCol w:w="3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35" w:type="dxa"/>
            <w:shd w:val="clear" w:color="auto" w:fill="F1F1F1" w:themeFill="background1" w:themeFillShade="F2"/>
          </w:tcPr>
          <w:p>
            <w:pPr>
              <w:ind w:hanging="15"/>
              <w:rPr>
                <w:sz w:val="22"/>
              </w:rPr>
            </w:pPr>
            <w:r>
              <w:rPr>
                <w:sz w:val="22"/>
              </w:rPr>
              <w:t>Thuộc tính</w:t>
            </w:r>
          </w:p>
        </w:tc>
        <w:tc>
          <w:tcPr>
            <w:tcW w:w="1275"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9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35" w:type="dxa"/>
          </w:tcPr>
          <w:p>
            <w:pPr>
              <w:ind w:hanging="15"/>
              <w:rPr>
                <w:sz w:val="22"/>
              </w:rPr>
            </w:pPr>
            <w:r>
              <w:rPr>
                <w:sz w:val="22"/>
              </w:rPr>
              <w:t>ccr_id</w:t>
            </w:r>
          </w:p>
        </w:tc>
        <w:tc>
          <w:tcPr>
            <w:tcW w:w="1275" w:type="dxa"/>
          </w:tcPr>
          <w:p>
            <w:pPr>
              <w:spacing w:before="24" w:after="24"/>
              <w:ind w:left="24" w:right="24"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93" w:type="dxa"/>
          </w:tcPr>
          <w:p>
            <w:pPr>
              <w:ind w:hanging="15"/>
              <w:rPr>
                <w:sz w:val="22"/>
              </w:rPr>
            </w:pPr>
            <w:r>
              <w:rPr>
                <w:sz w:val="22"/>
              </w:rPr>
              <w:t>Id bảng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35" w:type="dxa"/>
          </w:tcPr>
          <w:p>
            <w:pPr>
              <w:ind w:hanging="15"/>
              <w:rPr>
                <w:sz w:val="22"/>
              </w:rPr>
            </w:pPr>
            <w:r>
              <w:rPr>
                <w:sz w:val="22"/>
              </w:rPr>
              <w:t>cc_id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93" w:type="dxa"/>
          </w:tcPr>
          <w:p>
            <w:pPr>
              <w:ind w:hanging="15"/>
              <w:rPr>
                <w:sz w:val="22"/>
              </w:rPr>
            </w:pPr>
            <w:r>
              <w:rPr>
                <w:sz w:val="22"/>
              </w:rPr>
              <w:t>Id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35" w:type="dxa"/>
          </w:tcPr>
          <w:p>
            <w:pPr>
              <w:ind w:hanging="15"/>
              <w:rPr>
                <w:sz w:val="22"/>
              </w:rPr>
            </w:pPr>
            <w:r>
              <w:rPr>
                <w:sz w:val="22"/>
              </w:rPr>
              <w:t>r_id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93" w:type="dxa"/>
          </w:tcPr>
          <w:p>
            <w:pPr>
              <w:ind w:hanging="15"/>
              <w:rPr>
                <w:sz w:val="22"/>
              </w:rPr>
            </w:pPr>
            <w:r>
              <w:rPr>
                <w:sz w:val="22"/>
              </w:rPr>
              <w:t>Id 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35" w:type="dxa"/>
          </w:tcPr>
          <w:p>
            <w:pPr>
              <w:ind w:hanging="15"/>
              <w:rPr>
                <w:sz w:val="22"/>
              </w:rPr>
            </w:pPr>
            <w:r>
              <w:rPr>
                <w:sz w:val="22"/>
              </w:rPr>
              <w:t>created_at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35" w:type="dxa"/>
          </w:tcPr>
          <w:p>
            <w:pPr>
              <w:ind w:hanging="15"/>
              <w:rPr>
                <w:sz w:val="22"/>
              </w:rPr>
            </w:pPr>
            <w:r>
              <w:rPr>
                <w:sz w:val="22"/>
              </w:rPr>
              <w:t>updated_at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93" w:type="dxa"/>
          </w:tcPr>
          <w:p>
            <w:pPr>
              <w:ind w:hanging="15"/>
              <w:rPr>
                <w:sz w:val="22"/>
              </w:rPr>
            </w:pPr>
            <w:r>
              <w:rPr>
                <w:sz w:val="22"/>
              </w:rPr>
              <w:t>Lưu thời gian cập nhật gần nhất</w:t>
            </w:r>
          </w:p>
        </w:tc>
      </w:tr>
    </w:tbl>
    <w:p>
      <w:pPr>
        <w:rPr>
          <w:b/>
        </w:rPr>
      </w:pPr>
    </w:p>
    <w:p>
      <w:pPr>
        <w:rPr>
          <w:b/>
        </w:rPr>
      </w:pPr>
      <w:r>
        <w:t xml:space="preserve">Ứng với mỗi mục con sẽ có một chu kỳ thực hiện, để lưu chu kỳ ta sử dụng bảng </w:t>
      </w:r>
      <w:r>
        <w:rPr>
          <w:b/>
        </w:rPr>
        <w:t>cycle:</w:t>
      </w:r>
    </w:p>
    <w:p>
      <w:r>
        <w:t xml:space="preserve">VD: Chu kỳ năm học, có độ dài một năm, </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51"/>
        <w:gridCol w:w="1168"/>
        <w:gridCol w:w="705"/>
        <w:gridCol w:w="705"/>
        <w:gridCol w:w="3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51" w:type="dxa"/>
            <w:shd w:val="clear" w:color="auto" w:fill="F1F1F1" w:themeFill="background1" w:themeFillShade="F2"/>
          </w:tcPr>
          <w:p>
            <w:pPr>
              <w:ind w:hanging="15"/>
              <w:rPr>
                <w:sz w:val="22"/>
              </w:rPr>
            </w:pPr>
            <w:r>
              <w:rPr>
                <w:sz w:val="22"/>
              </w:rPr>
              <w:t>Thuộc tính</w:t>
            </w:r>
          </w:p>
        </w:tc>
        <w:tc>
          <w:tcPr>
            <w:tcW w:w="1168"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8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51" w:type="dxa"/>
          </w:tcPr>
          <w:p>
            <w:pPr>
              <w:ind w:hanging="15"/>
              <w:rPr>
                <w:sz w:val="22"/>
              </w:rPr>
            </w:pPr>
            <w:r>
              <w:rPr>
                <w:sz w:val="22"/>
              </w:rPr>
              <w:t>cy_id</w:t>
            </w:r>
          </w:p>
        </w:tc>
        <w:tc>
          <w:tcPr>
            <w:tcW w:w="1168" w:type="dxa"/>
          </w:tcPr>
          <w:p>
            <w:pPr>
              <w:spacing w:before="24" w:after="24"/>
              <w:ind w:left="24" w:right="24" w:hanging="15"/>
              <w:rPr>
                <w:sz w:val="22"/>
              </w:rPr>
            </w:pPr>
            <w:r>
              <w:rPr>
                <w:sz w:val="22"/>
              </w:rPr>
              <w:t>int(11)</w:t>
            </w:r>
          </w:p>
        </w:tc>
        <w:tc>
          <w:tcPr>
            <w:tcW w:w="705" w:type="dxa"/>
          </w:tcPr>
          <w:p>
            <w:pPr>
              <w:ind w:hanging="15"/>
              <w:rPr>
                <w:sz w:val="22"/>
              </w:rPr>
            </w:pPr>
            <w:r>
              <w:rPr>
                <w:sz w:val="22"/>
              </w:rPr>
              <w:t>x</w:t>
            </w:r>
          </w:p>
        </w:tc>
        <w:tc>
          <w:tcPr>
            <w:tcW w:w="705" w:type="dxa"/>
          </w:tcPr>
          <w:p>
            <w:pPr>
              <w:ind w:hanging="15"/>
              <w:rPr>
                <w:sz w:val="22"/>
              </w:rPr>
            </w:pPr>
          </w:p>
        </w:tc>
        <w:tc>
          <w:tcPr>
            <w:tcW w:w="3683"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51" w:type="dxa"/>
          </w:tcPr>
          <w:p>
            <w:pPr>
              <w:ind w:hanging="15"/>
              <w:rPr>
                <w:sz w:val="22"/>
              </w:rPr>
            </w:pPr>
            <w:r>
              <w:rPr>
                <w:sz w:val="22"/>
              </w:rPr>
              <w:t>cy_name</w:t>
            </w:r>
          </w:p>
        </w:tc>
        <w:tc>
          <w:tcPr>
            <w:tcW w:w="1168"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83" w:type="dxa"/>
          </w:tcPr>
          <w:p>
            <w:pPr>
              <w:ind w:hanging="15"/>
              <w:rPr>
                <w:sz w:val="22"/>
              </w:rPr>
            </w:pPr>
            <w:r>
              <w:rPr>
                <w:sz w:val="22"/>
              </w:rPr>
              <w:t>Tên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51" w:type="dxa"/>
          </w:tcPr>
          <w:p>
            <w:pPr>
              <w:ind w:hanging="15"/>
              <w:rPr>
                <w:sz w:val="22"/>
              </w:rPr>
            </w:pPr>
            <w:r>
              <w:rPr>
                <w:sz w:val="22"/>
              </w:rPr>
              <w:t>cy_long</w:t>
            </w:r>
          </w:p>
        </w:tc>
        <w:tc>
          <w:tcPr>
            <w:tcW w:w="1168"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83" w:type="dxa"/>
          </w:tcPr>
          <w:p>
            <w:pPr>
              <w:ind w:hanging="15"/>
              <w:rPr>
                <w:sz w:val="22"/>
              </w:rPr>
            </w:pPr>
            <w:r>
              <w:rPr>
                <w:sz w:val="22"/>
              </w:rPr>
              <w:t>Độ dài cho một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51" w:type="dxa"/>
          </w:tcPr>
          <w:p>
            <w:pPr>
              <w:ind w:hanging="15"/>
              <w:rPr>
                <w:sz w:val="22"/>
              </w:rPr>
            </w:pPr>
            <w:r>
              <w:rPr>
                <w:sz w:val="22"/>
              </w:rPr>
              <w:t>cy_active</w:t>
            </w:r>
          </w:p>
        </w:tc>
        <w:tc>
          <w:tcPr>
            <w:tcW w:w="1168" w:type="dxa"/>
          </w:tcPr>
          <w:p>
            <w:pPr>
              <w:spacing w:before="24" w:after="24"/>
              <w:ind w:left="24" w:right="24"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683"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51" w:type="dxa"/>
          </w:tcPr>
          <w:p>
            <w:pPr>
              <w:ind w:hanging="15"/>
              <w:rPr>
                <w:sz w:val="22"/>
              </w:rPr>
            </w:pPr>
            <w:r>
              <w:rPr>
                <w:sz w:val="22"/>
              </w:rPr>
              <w:t>created_at</w:t>
            </w:r>
          </w:p>
        </w:tc>
        <w:tc>
          <w:tcPr>
            <w:tcW w:w="1168"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8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51" w:type="dxa"/>
          </w:tcPr>
          <w:p>
            <w:pPr>
              <w:ind w:hanging="15"/>
              <w:rPr>
                <w:sz w:val="22"/>
              </w:rPr>
            </w:pPr>
            <w:r>
              <w:rPr>
                <w:sz w:val="22"/>
              </w:rPr>
              <w:t>updated_at</w:t>
            </w:r>
          </w:p>
        </w:tc>
        <w:tc>
          <w:tcPr>
            <w:tcW w:w="1168"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83" w:type="dxa"/>
          </w:tcPr>
          <w:p>
            <w:pPr>
              <w:ind w:hanging="15"/>
              <w:rPr>
                <w:sz w:val="22"/>
              </w:rPr>
            </w:pPr>
            <w:r>
              <w:rPr>
                <w:sz w:val="22"/>
              </w:rPr>
              <w:t>Lưu thời gian cập nhật gần nhất</w:t>
            </w:r>
          </w:p>
        </w:tc>
      </w:tr>
    </w:tbl>
    <w:p>
      <w:pPr>
        <w:rPr>
          <w:b/>
        </w:rPr>
      </w:pPr>
    </w:p>
    <w:p>
      <w:r>
        <w:t>Để biết được mục con nào chấm theo chu kỳ nào</w:t>
      </w:r>
    </w:p>
    <w:p>
      <w:r>
        <w:t>VD: mục tham gia hiến máu chấm theo chu kỳ năm, mục tổ chức hoạt động hướng tới lợi ích cộng đồng tổ chức theo chu kỳ tháng</w:t>
      </w:r>
    </w:p>
    <w:p>
      <w:pPr>
        <w:rPr>
          <w:b/>
        </w:rPr>
      </w:pPr>
      <w:r>
        <w:t>Sử dụng bảng:</w:t>
      </w:r>
      <w:r>
        <w:rPr>
          <w:b/>
        </w:rPr>
        <w:t xml:space="preserve"> category_child_has_cycle</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43"/>
        <w:gridCol w:w="1227"/>
        <w:gridCol w:w="705"/>
        <w:gridCol w:w="70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43"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43" w:type="dxa"/>
          </w:tcPr>
          <w:p>
            <w:pPr>
              <w:ind w:hanging="15"/>
              <w:rPr>
                <w:sz w:val="22"/>
              </w:rPr>
            </w:pPr>
            <w:r>
              <w:rPr>
                <w:sz w:val="22"/>
              </w:rPr>
              <w:t>ccc_id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3" w:type="dxa"/>
          </w:tcPr>
          <w:p>
            <w:pPr>
              <w:ind w:hanging="15"/>
              <w:rPr>
                <w:sz w:val="22"/>
              </w:rPr>
            </w:pPr>
            <w:r>
              <w:rPr>
                <w:sz w:val="22"/>
              </w:rPr>
              <w:t>Id bảng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43" w:type="dxa"/>
          </w:tcPr>
          <w:p>
            <w:pPr>
              <w:ind w:hanging="15"/>
              <w:rPr>
                <w:sz w:val="22"/>
              </w:rPr>
            </w:pPr>
            <w:r>
              <w:rPr>
                <w:sz w:val="22"/>
              </w:rPr>
              <w:t>cc_id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43" w:type="dxa"/>
          </w:tcPr>
          <w:p>
            <w:pPr>
              <w:ind w:hanging="15"/>
              <w:rPr>
                <w:sz w:val="22"/>
              </w:rPr>
            </w:pPr>
            <w:r>
              <w:rPr>
                <w:sz w:val="22"/>
              </w:rPr>
              <w:t>cy_id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43"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43"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cập nhật gần nhất</w:t>
            </w:r>
          </w:p>
        </w:tc>
      </w:tr>
    </w:tbl>
    <w:p>
      <w:pPr>
        <w:rPr>
          <w:b/>
        </w:rPr>
      </w:pPr>
    </w:p>
    <w:p>
      <w:r>
        <w:t>Ứng với mỗi chu kỳ ta có một bộ lưu cấu trúc cho nó</w:t>
      </w:r>
    </w:p>
    <w:p>
      <w:r>
        <w:t>Ví dụ: Chu kỳ học kỳ: sẽ có 2 học kỳ là học kỳ 1 và học kỳ 2, ta sẽ lưu 2 loại này trong bảng</w:t>
      </w:r>
    </w:p>
    <w:p>
      <w:pPr>
        <w:rPr>
          <w:b/>
        </w:rPr>
      </w:pPr>
      <w:r>
        <w:rPr>
          <w:b/>
        </w:rPr>
        <w:t>cycle_select:</w:t>
      </w:r>
    </w:p>
    <w:tbl>
      <w:tblPr>
        <w:tblStyle w:val="30"/>
        <w:tblW w:w="882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1941"/>
        <w:gridCol w:w="1706"/>
        <w:gridCol w:w="705"/>
        <w:gridCol w:w="705"/>
        <w:gridCol w:w="2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shd w:val="clear" w:color="auto" w:fill="F1F1F1" w:themeFill="background1" w:themeFillShade="F2"/>
          </w:tcPr>
          <w:p>
            <w:pPr>
              <w:ind w:hanging="15"/>
              <w:rPr>
                <w:sz w:val="22"/>
              </w:rPr>
            </w:pPr>
            <w:r>
              <w:rPr>
                <w:sz w:val="22"/>
              </w:rPr>
              <w:t>STT</w:t>
            </w:r>
          </w:p>
        </w:tc>
        <w:tc>
          <w:tcPr>
            <w:tcW w:w="1941" w:type="dxa"/>
            <w:shd w:val="clear" w:color="auto" w:fill="F1F1F1" w:themeFill="background1" w:themeFillShade="F2"/>
          </w:tcPr>
          <w:p>
            <w:pPr>
              <w:ind w:hanging="15"/>
              <w:rPr>
                <w:sz w:val="22"/>
              </w:rPr>
            </w:pPr>
            <w:r>
              <w:rPr>
                <w:sz w:val="22"/>
              </w:rPr>
              <w:t>Thuộc tính</w:t>
            </w:r>
          </w:p>
        </w:tc>
        <w:tc>
          <w:tcPr>
            <w:tcW w:w="1706"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2869"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1</w:t>
            </w:r>
          </w:p>
        </w:tc>
        <w:tc>
          <w:tcPr>
            <w:tcW w:w="1941" w:type="dxa"/>
          </w:tcPr>
          <w:p>
            <w:pPr>
              <w:ind w:hanging="15"/>
              <w:rPr>
                <w:sz w:val="22"/>
              </w:rPr>
            </w:pPr>
            <w:r>
              <w:rPr>
                <w:sz w:val="22"/>
              </w:rPr>
              <w:t>cs_id</w:t>
            </w:r>
          </w:p>
        </w:tc>
        <w:tc>
          <w:tcPr>
            <w:tcW w:w="1706"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2869" w:type="dxa"/>
          </w:tcPr>
          <w:p>
            <w:pPr>
              <w:ind w:hanging="15"/>
              <w:rPr>
                <w:sz w:val="22"/>
              </w:rPr>
            </w:pPr>
            <w:r>
              <w:rPr>
                <w:sz w:val="22"/>
              </w:rPr>
              <w:t>Id loại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2</w:t>
            </w:r>
          </w:p>
        </w:tc>
        <w:tc>
          <w:tcPr>
            <w:tcW w:w="1941" w:type="dxa"/>
          </w:tcPr>
          <w:p>
            <w:pPr>
              <w:ind w:hanging="15"/>
              <w:rPr>
                <w:sz w:val="22"/>
              </w:rPr>
            </w:pPr>
            <w:r>
              <w:rPr>
                <w:sz w:val="22"/>
              </w:rPr>
              <w:t>cy_id</w:t>
            </w:r>
          </w:p>
        </w:tc>
        <w:tc>
          <w:tcPr>
            <w:tcW w:w="1706"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r>
              <w:rPr>
                <w:sz w:val="22"/>
              </w:rPr>
              <w:t>x</w:t>
            </w:r>
          </w:p>
        </w:tc>
        <w:tc>
          <w:tcPr>
            <w:tcW w:w="2869"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3</w:t>
            </w:r>
          </w:p>
        </w:tc>
        <w:tc>
          <w:tcPr>
            <w:tcW w:w="1941" w:type="dxa"/>
          </w:tcPr>
          <w:p>
            <w:pPr>
              <w:ind w:hanging="15"/>
              <w:rPr>
                <w:sz w:val="22"/>
              </w:rPr>
            </w:pPr>
            <w:r>
              <w:rPr>
                <w:sz w:val="22"/>
              </w:rPr>
              <w:t>cs_name</w:t>
            </w:r>
          </w:p>
        </w:tc>
        <w:tc>
          <w:tcPr>
            <w:tcW w:w="1706"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2869" w:type="dxa"/>
          </w:tcPr>
          <w:p>
            <w:pPr>
              <w:ind w:hanging="15"/>
              <w:rPr>
                <w:sz w:val="22"/>
              </w:rPr>
            </w:pPr>
            <w:r>
              <w:rPr>
                <w:sz w:val="22"/>
              </w:rPr>
              <w:t>Tên loại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4</w:t>
            </w:r>
          </w:p>
        </w:tc>
        <w:tc>
          <w:tcPr>
            <w:tcW w:w="1941" w:type="dxa"/>
          </w:tcPr>
          <w:p>
            <w:pPr>
              <w:ind w:hanging="15"/>
              <w:rPr>
                <w:sz w:val="22"/>
              </w:rPr>
            </w:pPr>
            <w:r>
              <w:rPr>
                <w:sz w:val="22"/>
              </w:rPr>
              <w:t>cs_begin</w:t>
            </w:r>
          </w:p>
        </w:tc>
        <w:tc>
          <w:tcPr>
            <w:tcW w:w="1706"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2869" w:type="dxa"/>
          </w:tcPr>
          <w:p>
            <w:pPr>
              <w:ind w:hanging="15"/>
              <w:rPr>
                <w:sz w:val="22"/>
              </w:rPr>
            </w:pPr>
            <w:r>
              <w:rPr>
                <w:sz w:val="22"/>
              </w:rPr>
              <w:t>Thời gian bắt đầu (ngày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5</w:t>
            </w:r>
          </w:p>
        </w:tc>
        <w:tc>
          <w:tcPr>
            <w:tcW w:w="1941" w:type="dxa"/>
          </w:tcPr>
          <w:p>
            <w:pPr>
              <w:ind w:hanging="15"/>
              <w:rPr>
                <w:sz w:val="22"/>
              </w:rPr>
            </w:pPr>
            <w:r>
              <w:rPr>
                <w:sz w:val="22"/>
              </w:rPr>
              <w:t>cs_end</w:t>
            </w:r>
          </w:p>
        </w:tc>
        <w:tc>
          <w:tcPr>
            <w:tcW w:w="1706"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2869" w:type="dxa"/>
          </w:tcPr>
          <w:p>
            <w:pPr>
              <w:ind w:hanging="15"/>
              <w:rPr>
                <w:sz w:val="22"/>
              </w:rPr>
            </w:pPr>
            <w:r>
              <w:rPr>
                <w:sz w:val="22"/>
              </w:rPr>
              <w:t>Thời gian kết thúc (ngày tháng)</w:t>
            </w:r>
          </w:p>
        </w:tc>
      </w:tr>
      <w:tr>
        <w:tblPrEx>
          <w:tblLayout w:type="fixed"/>
          <w:tblCellMar>
            <w:top w:w="0" w:type="dxa"/>
            <w:left w:w="108" w:type="dxa"/>
            <w:bottom w:w="0" w:type="dxa"/>
            <w:right w:w="108" w:type="dxa"/>
          </w:tblCellMar>
        </w:tblPrEx>
        <w:tc>
          <w:tcPr>
            <w:tcW w:w="894" w:type="dxa"/>
            <w:shd w:val="clear" w:color="auto" w:fill="auto"/>
          </w:tcPr>
          <w:p>
            <w:pPr>
              <w:ind w:hanging="15"/>
              <w:rPr>
                <w:sz w:val="22"/>
              </w:rPr>
            </w:pPr>
            <w:r>
              <w:rPr>
                <w:sz w:val="22"/>
              </w:rPr>
              <w:t>6</w:t>
            </w:r>
          </w:p>
        </w:tc>
        <w:tc>
          <w:tcPr>
            <w:tcW w:w="1941" w:type="dxa"/>
            <w:shd w:val="clear" w:color="auto" w:fill="auto"/>
          </w:tcPr>
          <w:p>
            <w:pPr>
              <w:ind w:hanging="15"/>
              <w:rPr>
                <w:sz w:val="22"/>
              </w:rPr>
            </w:pPr>
            <w:r>
              <w:rPr>
                <w:sz w:val="22"/>
              </w:rPr>
              <w:t>cs_active</w:t>
            </w:r>
          </w:p>
        </w:tc>
        <w:tc>
          <w:tcPr>
            <w:tcW w:w="1706" w:type="dxa"/>
            <w:shd w:val="clear" w:color="auto" w:fill="auto"/>
          </w:tcPr>
          <w:p>
            <w:pPr>
              <w:ind w:hanging="15"/>
              <w:rPr>
                <w:sz w:val="22"/>
              </w:rPr>
            </w:pPr>
          </w:p>
        </w:tc>
        <w:tc>
          <w:tcPr>
            <w:tcW w:w="705" w:type="dxa"/>
            <w:shd w:val="clear" w:color="auto" w:fill="auto"/>
          </w:tcPr>
          <w:p>
            <w:pPr>
              <w:ind w:hanging="15"/>
              <w:rPr>
                <w:sz w:val="22"/>
              </w:rPr>
            </w:pPr>
          </w:p>
        </w:tc>
        <w:tc>
          <w:tcPr>
            <w:tcW w:w="705" w:type="dxa"/>
            <w:shd w:val="clear" w:color="auto" w:fill="auto"/>
          </w:tcPr>
          <w:p>
            <w:pPr>
              <w:ind w:hanging="15"/>
              <w:rPr>
                <w:sz w:val="22"/>
              </w:rPr>
            </w:pPr>
          </w:p>
        </w:tc>
        <w:tc>
          <w:tcPr>
            <w:tcW w:w="2869" w:type="dxa"/>
            <w:shd w:val="clear" w:color="auto" w:fill="auto"/>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4" w:type="dxa"/>
          </w:tcPr>
          <w:p>
            <w:pPr>
              <w:ind w:hanging="15"/>
              <w:rPr>
                <w:sz w:val="22"/>
              </w:rPr>
            </w:pPr>
            <w:r>
              <w:rPr>
                <w:sz w:val="22"/>
              </w:rPr>
              <w:t>7</w:t>
            </w:r>
          </w:p>
        </w:tc>
        <w:tc>
          <w:tcPr>
            <w:tcW w:w="1941" w:type="dxa"/>
          </w:tcPr>
          <w:p>
            <w:pPr>
              <w:ind w:hanging="15"/>
              <w:rPr>
                <w:sz w:val="22"/>
              </w:rPr>
            </w:pPr>
            <w:r>
              <w:rPr>
                <w:sz w:val="22"/>
              </w:rPr>
              <w:t>created_at</w:t>
            </w:r>
          </w:p>
        </w:tc>
        <w:tc>
          <w:tcPr>
            <w:tcW w:w="1706"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2869" w:type="dxa"/>
          </w:tcPr>
          <w:p>
            <w:pPr>
              <w:ind w:hanging="15"/>
              <w:rPr>
                <w:sz w:val="22"/>
              </w:rPr>
            </w:pPr>
            <w:r>
              <w:rPr>
                <w:sz w:val="22"/>
              </w:rPr>
              <w:t>Lưu thời gian tạo</w:t>
            </w:r>
          </w:p>
        </w:tc>
      </w:tr>
      <w:tr>
        <w:tblPrEx>
          <w:tblLayout w:type="fixed"/>
          <w:tblCellMar>
            <w:top w:w="0" w:type="dxa"/>
            <w:left w:w="108" w:type="dxa"/>
            <w:bottom w:w="0" w:type="dxa"/>
            <w:right w:w="108" w:type="dxa"/>
          </w:tblCellMar>
        </w:tblPrEx>
        <w:tc>
          <w:tcPr>
            <w:tcW w:w="894" w:type="dxa"/>
          </w:tcPr>
          <w:p>
            <w:pPr>
              <w:ind w:hanging="15"/>
              <w:rPr>
                <w:sz w:val="22"/>
              </w:rPr>
            </w:pPr>
            <w:r>
              <w:rPr>
                <w:sz w:val="22"/>
              </w:rPr>
              <w:t>8</w:t>
            </w:r>
          </w:p>
        </w:tc>
        <w:tc>
          <w:tcPr>
            <w:tcW w:w="1941" w:type="dxa"/>
          </w:tcPr>
          <w:p>
            <w:pPr>
              <w:ind w:hanging="15"/>
              <w:rPr>
                <w:sz w:val="22"/>
              </w:rPr>
            </w:pPr>
            <w:r>
              <w:rPr>
                <w:sz w:val="22"/>
              </w:rPr>
              <w:t>updated_at</w:t>
            </w:r>
          </w:p>
        </w:tc>
        <w:tc>
          <w:tcPr>
            <w:tcW w:w="1706"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2869" w:type="dxa"/>
          </w:tcPr>
          <w:p>
            <w:pPr>
              <w:ind w:hanging="15"/>
              <w:rPr>
                <w:sz w:val="22"/>
              </w:rPr>
            </w:pPr>
            <w:r>
              <w:rPr>
                <w:sz w:val="22"/>
              </w:rPr>
              <w:t>Lưu thời gian cập nhật gần nhất</w:t>
            </w:r>
          </w:p>
        </w:tc>
      </w:tr>
    </w:tbl>
    <w:p>
      <w:pPr>
        <w:rPr>
          <w:b/>
        </w:rPr>
      </w:pPr>
    </w:p>
    <w:p>
      <w:r>
        <w:t>Ứng với mỗi loại chu kỳ thì ta có một thực thể cho nó</w:t>
      </w:r>
    </w:p>
    <w:p>
      <w:r>
        <w:t>VD:</w:t>
      </w:r>
    </w:p>
    <w:p>
      <w:r>
        <w:t xml:space="preserve">Chu kỳ </w:t>
      </w:r>
      <w:r>
        <w:rPr>
          <w:b/>
        </w:rPr>
        <w:t xml:space="preserve">Quý, </w:t>
      </w:r>
      <w:r>
        <w:t xml:space="preserve"> có 4 loại chu kỳ là : Quý 1, Quý 2, Quý 3, Quý 4</w:t>
      </w:r>
    </w:p>
    <w:p>
      <w:r>
        <w:t>Và theo thời gian từng năm ta lại tạo ra được các thực thể:</w:t>
      </w:r>
    </w:p>
    <w:p>
      <w:r>
        <w:t>Quý 1 – 2018</w:t>
      </w:r>
    </w:p>
    <w:p>
      <w:r>
        <w:t>Quý 2 – 2018</w:t>
      </w:r>
    </w:p>
    <w:p>
      <w:r>
        <w:t>Quý 3 – 2018</w:t>
      </w:r>
    </w:p>
    <w:p>
      <w:r>
        <w:t>Quý 4 – 2018</w:t>
      </w:r>
    </w:p>
    <w:p>
      <w:r>
        <w:t>Quý 1 – 2019</w:t>
      </w:r>
    </w:p>
    <w:p>
      <w:r>
        <w:t>Được lưu vào bảng</w:t>
      </w:r>
    </w:p>
    <w:p>
      <w:pPr>
        <w:rPr>
          <w:b/>
        </w:rPr>
      </w:pPr>
      <w:r>
        <w:rPr>
          <w:b/>
        </w:rPr>
        <w:t>entity_cycle:</w:t>
      </w:r>
    </w:p>
    <w:tbl>
      <w:tblPr>
        <w:tblStyle w:val="30"/>
        <w:tblW w:w="873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35"/>
        <w:gridCol w:w="1275"/>
        <w:gridCol w:w="705"/>
        <w:gridCol w:w="705"/>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35" w:type="dxa"/>
            <w:shd w:val="clear" w:color="auto" w:fill="F1F1F1" w:themeFill="background1" w:themeFillShade="F2"/>
          </w:tcPr>
          <w:p>
            <w:pPr>
              <w:ind w:hanging="15"/>
              <w:rPr>
                <w:sz w:val="22"/>
              </w:rPr>
            </w:pPr>
            <w:r>
              <w:rPr>
                <w:sz w:val="22"/>
              </w:rPr>
              <w:t>Thuộc tính</w:t>
            </w:r>
          </w:p>
        </w:tc>
        <w:tc>
          <w:tcPr>
            <w:tcW w:w="1275"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02"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35" w:type="dxa"/>
          </w:tcPr>
          <w:p>
            <w:pPr>
              <w:ind w:hanging="15"/>
              <w:rPr>
                <w:sz w:val="22"/>
              </w:rPr>
            </w:pPr>
            <w:r>
              <w:rPr>
                <w:sz w:val="22"/>
              </w:rPr>
              <w:t>ec_id</w:t>
            </w:r>
          </w:p>
        </w:tc>
        <w:tc>
          <w:tcPr>
            <w:tcW w:w="1275"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02"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35" w:type="dxa"/>
          </w:tcPr>
          <w:p>
            <w:pPr>
              <w:ind w:hanging="15"/>
              <w:rPr>
                <w:sz w:val="22"/>
              </w:rPr>
            </w:pPr>
            <w:r>
              <w:rPr>
                <w:sz w:val="22"/>
              </w:rPr>
              <w:t>cs_id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02" w:type="dxa"/>
          </w:tcPr>
          <w:p>
            <w:pPr>
              <w:ind w:hanging="15"/>
              <w:rPr>
                <w:sz w:val="22"/>
              </w:rPr>
            </w:pPr>
            <w:r>
              <w:rPr>
                <w:sz w:val="22"/>
              </w:rPr>
              <w:t>Id loại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35" w:type="dxa"/>
          </w:tcPr>
          <w:p>
            <w:pPr>
              <w:ind w:hanging="15"/>
              <w:rPr>
                <w:sz w:val="22"/>
              </w:rPr>
            </w:pPr>
            <w:r>
              <w:rPr>
                <w:sz w:val="22"/>
              </w:rPr>
              <w:t>cy_id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02"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35" w:type="dxa"/>
          </w:tcPr>
          <w:p>
            <w:pPr>
              <w:ind w:hanging="15"/>
              <w:rPr>
                <w:sz w:val="22"/>
              </w:rPr>
            </w:pPr>
            <w:r>
              <w:rPr>
                <w:sz w:val="22"/>
              </w:rPr>
              <w:t>ec_name</w:t>
            </w:r>
          </w:p>
        </w:tc>
        <w:tc>
          <w:tcPr>
            <w:tcW w:w="1275"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Tên thực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35" w:type="dxa"/>
          </w:tcPr>
          <w:p>
            <w:pPr>
              <w:ind w:hanging="15"/>
              <w:rPr>
                <w:sz w:val="22"/>
              </w:rPr>
            </w:pPr>
            <w:r>
              <w:rPr>
                <w:sz w:val="22"/>
              </w:rPr>
              <w:t>ec_begin</w:t>
            </w:r>
          </w:p>
        </w:tc>
        <w:tc>
          <w:tcPr>
            <w:tcW w:w="1275"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Thời gian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35" w:type="dxa"/>
          </w:tcPr>
          <w:p>
            <w:pPr>
              <w:ind w:hanging="15"/>
              <w:rPr>
                <w:sz w:val="22"/>
              </w:rPr>
            </w:pPr>
            <w:r>
              <w:rPr>
                <w:sz w:val="22"/>
              </w:rPr>
              <w:t>ec_end</w:t>
            </w:r>
          </w:p>
        </w:tc>
        <w:tc>
          <w:tcPr>
            <w:tcW w:w="1275"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Thời gian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35" w:type="dxa"/>
          </w:tcPr>
          <w:p>
            <w:pPr>
              <w:ind w:hanging="15"/>
              <w:rPr>
                <w:sz w:val="22"/>
              </w:rPr>
            </w:pPr>
            <w:r>
              <w:rPr>
                <w:sz w:val="22"/>
              </w:rPr>
              <w:t>ec_commit</w:t>
            </w:r>
          </w:p>
        </w:tc>
        <w:tc>
          <w:tcPr>
            <w:tcW w:w="1275" w:type="dxa"/>
          </w:tcPr>
          <w:p>
            <w:pPr>
              <w:ind w:hanging="15"/>
              <w:rPr>
                <w:sz w:val="22"/>
              </w:rPr>
            </w:pPr>
            <w:r>
              <w:rPr>
                <w:sz w:val="22"/>
              </w:rPr>
              <w:t>varchar(2)</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Đánh dấu trạng thái giá trị chu kỳ đã chốt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8</w:t>
            </w:r>
          </w:p>
        </w:tc>
        <w:tc>
          <w:tcPr>
            <w:tcW w:w="1935" w:type="dxa"/>
          </w:tcPr>
          <w:p>
            <w:pPr>
              <w:ind w:hanging="15"/>
              <w:rPr>
                <w:sz w:val="22"/>
              </w:rPr>
            </w:pPr>
            <w:r>
              <w:rPr>
                <w:sz w:val="22"/>
              </w:rPr>
              <w:t>ec_active</w:t>
            </w:r>
          </w:p>
        </w:tc>
        <w:tc>
          <w:tcPr>
            <w:tcW w:w="1275" w:type="dxa"/>
          </w:tcPr>
          <w:p>
            <w:pPr>
              <w:spacing w:before="24" w:after="24"/>
              <w:ind w:left="24" w:right="24"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9</w:t>
            </w:r>
          </w:p>
        </w:tc>
        <w:tc>
          <w:tcPr>
            <w:tcW w:w="1935" w:type="dxa"/>
          </w:tcPr>
          <w:p>
            <w:pPr>
              <w:ind w:hanging="15"/>
              <w:rPr>
                <w:sz w:val="22"/>
              </w:rPr>
            </w:pPr>
            <w:r>
              <w:rPr>
                <w:sz w:val="22"/>
              </w:rPr>
              <w:t>created_at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10</w:t>
            </w:r>
          </w:p>
        </w:tc>
        <w:tc>
          <w:tcPr>
            <w:tcW w:w="1935" w:type="dxa"/>
          </w:tcPr>
          <w:p>
            <w:pPr>
              <w:ind w:hanging="15"/>
              <w:rPr>
                <w:sz w:val="22"/>
              </w:rPr>
            </w:pPr>
            <w:r>
              <w:rPr>
                <w:sz w:val="22"/>
              </w:rPr>
              <w:t>updated_at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Lưu thời gian cập nhật gần nhất</w:t>
            </w:r>
          </w:p>
        </w:tc>
      </w:tr>
    </w:tbl>
    <w:p>
      <w:r>
        <w:t>Với một giá trị chu kỳ được đặt làm mặc định ta có bảng default_entity để xác định chu kỳ mặc định</w:t>
      </w:r>
    </w:p>
    <w:p>
      <w:pPr>
        <w:rPr>
          <w:b/>
        </w:rPr>
      </w:pPr>
      <w:r>
        <w:rPr>
          <w:b/>
        </w:rPr>
        <w:t>default_entity</w:t>
      </w:r>
    </w:p>
    <w:tbl>
      <w:tblPr>
        <w:tblStyle w:val="30"/>
        <w:tblW w:w="873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35"/>
        <w:gridCol w:w="1275"/>
        <w:gridCol w:w="705"/>
        <w:gridCol w:w="705"/>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35" w:type="dxa"/>
            <w:shd w:val="clear" w:color="auto" w:fill="F1F1F1" w:themeFill="background1" w:themeFillShade="F2"/>
          </w:tcPr>
          <w:p>
            <w:pPr>
              <w:ind w:hanging="15"/>
              <w:rPr>
                <w:sz w:val="22"/>
              </w:rPr>
            </w:pPr>
            <w:r>
              <w:rPr>
                <w:sz w:val="22"/>
              </w:rPr>
              <w:t>Thuộc tính</w:t>
            </w:r>
          </w:p>
        </w:tc>
        <w:tc>
          <w:tcPr>
            <w:tcW w:w="1275"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02"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35" w:type="dxa"/>
          </w:tcPr>
          <w:p>
            <w:pPr>
              <w:ind w:hanging="15"/>
              <w:rPr>
                <w:sz w:val="22"/>
              </w:rPr>
            </w:pPr>
            <w:r>
              <w:rPr>
                <w:sz w:val="22"/>
              </w:rPr>
              <w:t>d_id</w:t>
            </w:r>
          </w:p>
        </w:tc>
        <w:tc>
          <w:tcPr>
            <w:tcW w:w="1275"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02" w:type="dxa"/>
          </w:tcPr>
          <w:p>
            <w:pPr>
              <w:ind w:hanging="15"/>
              <w:rPr>
                <w:sz w:val="22"/>
              </w:rPr>
            </w:pPr>
            <w:r>
              <w:rPr>
                <w:sz w:val="22"/>
              </w:rPr>
              <w:t>Id chu kỳ mặc định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35" w:type="dxa"/>
          </w:tcPr>
          <w:p>
            <w:pPr>
              <w:ind w:hanging="15"/>
              <w:rPr>
                <w:sz w:val="22"/>
              </w:rPr>
            </w:pPr>
            <w:r>
              <w:rPr>
                <w:sz w:val="22"/>
              </w:rPr>
              <w:t>cc_id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02" w:type="dxa"/>
          </w:tcPr>
          <w:p>
            <w:pPr>
              <w:ind w:hanging="15"/>
              <w:rPr>
                <w:sz w:val="22"/>
              </w:rPr>
            </w:pPr>
            <w:r>
              <w:rPr>
                <w:sz w:val="22"/>
              </w:rPr>
              <w:t>Id giá trị chu kỳ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35" w:type="dxa"/>
          </w:tcPr>
          <w:p>
            <w:pPr>
              <w:ind w:hanging="15"/>
              <w:rPr>
                <w:sz w:val="22"/>
              </w:rPr>
            </w:pPr>
            <w:r>
              <w:rPr>
                <w:sz w:val="22"/>
              </w:rPr>
              <w:t>cy_id</w:t>
            </w:r>
          </w:p>
        </w:tc>
        <w:tc>
          <w:tcPr>
            <w:tcW w:w="1275"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02" w:type="dxa"/>
          </w:tcPr>
          <w:p>
            <w:pPr>
              <w:ind w:hanging="15"/>
              <w:rPr>
                <w:sz w:val="22"/>
              </w:rPr>
            </w:pPr>
            <w:r>
              <w:rPr>
                <w:sz w:val="22"/>
              </w:rPr>
              <w:t>Id chu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35" w:type="dxa"/>
          </w:tcPr>
          <w:p>
            <w:pPr>
              <w:ind w:hanging="15"/>
              <w:rPr>
                <w:sz w:val="22"/>
              </w:rPr>
            </w:pPr>
            <w:r>
              <w:rPr>
                <w:sz w:val="22"/>
              </w:rPr>
              <w:t>created_at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35" w:type="dxa"/>
          </w:tcPr>
          <w:p>
            <w:pPr>
              <w:ind w:hanging="15"/>
              <w:rPr>
                <w:sz w:val="22"/>
              </w:rPr>
            </w:pPr>
            <w:r>
              <w:rPr>
                <w:sz w:val="22"/>
              </w:rPr>
              <w:t>updated_at</w:t>
            </w:r>
          </w:p>
        </w:tc>
        <w:tc>
          <w:tcPr>
            <w:tcW w:w="1275"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02" w:type="dxa"/>
          </w:tcPr>
          <w:p>
            <w:pPr>
              <w:ind w:hanging="15"/>
              <w:rPr>
                <w:sz w:val="22"/>
              </w:rPr>
            </w:pPr>
            <w:r>
              <w:rPr>
                <w:sz w:val="22"/>
              </w:rPr>
              <w:t>Lưu thời gian cập nhật gần nhất</w:t>
            </w:r>
          </w:p>
        </w:tc>
      </w:tr>
    </w:tbl>
    <w:p/>
    <w:p>
      <w:r>
        <w:t>Với mỗi chu kỳ hoạt động sinh viên sẽ tham gia hoạt động để được xét cộng điểm:</w:t>
      </w:r>
    </w:p>
    <w:p>
      <w:r>
        <w:t>Các hoạt động sẽ được tổ chức và lưu trong bảng:</w:t>
      </w:r>
    </w:p>
    <w:p>
      <w:pPr>
        <w:rPr>
          <w:b/>
        </w:rPr>
      </w:pPr>
      <w:r>
        <w:rPr>
          <w:b/>
        </w:rPr>
        <w:t>active:</w:t>
      </w:r>
    </w:p>
    <w:tbl>
      <w:tblPr>
        <w:tblStyle w:val="30"/>
        <w:tblW w:w="873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38"/>
        <w:gridCol w:w="1287"/>
        <w:gridCol w:w="705"/>
        <w:gridCol w:w="705"/>
        <w:gridCol w:w="3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38" w:type="dxa"/>
            <w:shd w:val="clear" w:color="auto" w:fill="F1F1F1" w:themeFill="background1" w:themeFillShade="F2"/>
          </w:tcPr>
          <w:p>
            <w:pPr>
              <w:ind w:hanging="15"/>
              <w:rPr>
                <w:sz w:val="22"/>
              </w:rPr>
            </w:pPr>
            <w:r>
              <w:rPr>
                <w:sz w:val="22"/>
              </w:rPr>
              <w:t>Thuộc tính</w:t>
            </w:r>
          </w:p>
        </w:tc>
        <w:tc>
          <w:tcPr>
            <w:tcW w:w="128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487"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38" w:type="dxa"/>
          </w:tcPr>
          <w:p>
            <w:pPr>
              <w:ind w:hanging="15"/>
              <w:rPr>
                <w:sz w:val="22"/>
              </w:rPr>
            </w:pPr>
            <w:r>
              <w:rPr>
                <w:sz w:val="22"/>
              </w:rPr>
              <w:t>a_id</w:t>
            </w:r>
          </w:p>
        </w:tc>
        <w:tc>
          <w:tcPr>
            <w:tcW w:w="128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487" w:type="dxa"/>
          </w:tcPr>
          <w:p>
            <w:pPr>
              <w:ind w:hanging="15"/>
              <w:rPr>
                <w:sz w:val="22"/>
              </w:rPr>
            </w:pPr>
            <w:r>
              <w:rPr>
                <w:sz w:val="22"/>
              </w:rPr>
              <w:t>Id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38" w:type="dxa"/>
          </w:tcPr>
          <w:p>
            <w:pPr>
              <w:ind w:hanging="15"/>
              <w:rPr>
                <w:sz w:val="22"/>
              </w:rPr>
            </w:pPr>
            <w:r>
              <w:rPr>
                <w:sz w:val="22"/>
              </w:rPr>
              <w:t>u_id</w:t>
            </w:r>
          </w:p>
        </w:tc>
        <w:tc>
          <w:tcPr>
            <w:tcW w:w="128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487" w:type="dxa"/>
          </w:tcPr>
          <w:p>
            <w:pPr>
              <w:ind w:hanging="15"/>
              <w:rPr>
                <w:sz w:val="22"/>
              </w:rPr>
            </w:pPr>
            <w:r>
              <w:rPr>
                <w:sz w:val="22"/>
              </w:rPr>
              <w:t>Id người tổ chức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38" w:type="dxa"/>
          </w:tcPr>
          <w:p>
            <w:pPr>
              <w:ind w:hanging="15"/>
              <w:rPr>
                <w:sz w:val="22"/>
              </w:rPr>
            </w:pPr>
            <w:r>
              <w:rPr>
                <w:sz w:val="22"/>
              </w:rPr>
              <w:t>a_name</w:t>
            </w:r>
          </w:p>
        </w:tc>
        <w:tc>
          <w:tcPr>
            <w:tcW w:w="128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Tên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38" w:type="dxa"/>
          </w:tcPr>
          <w:p>
            <w:pPr>
              <w:ind w:hanging="15"/>
              <w:rPr>
                <w:sz w:val="22"/>
              </w:rPr>
            </w:pPr>
            <w:r>
              <w:rPr>
                <w:sz w:val="22"/>
              </w:rPr>
              <w:t>a_note</w:t>
            </w:r>
          </w:p>
        </w:tc>
        <w:tc>
          <w:tcPr>
            <w:tcW w:w="128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38" w:type="dxa"/>
          </w:tcPr>
          <w:p>
            <w:pPr>
              <w:ind w:hanging="15"/>
              <w:rPr>
                <w:sz w:val="22"/>
              </w:rPr>
            </w:pPr>
            <w:r>
              <w:rPr>
                <w:sz w:val="22"/>
              </w:rPr>
              <w:t>a_img</w:t>
            </w:r>
          </w:p>
        </w:tc>
        <w:tc>
          <w:tcPr>
            <w:tcW w:w="128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Ảnh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38" w:type="dxa"/>
          </w:tcPr>
          <w:p>
            <w:pPr>
              <w:ind w:hanging="15"/>
              <w:rPr>
                <w:sz w:val="22"/>
              </w:rPr>
            </w:pPr>
            <w:r>
              <w:rPr>
                <w:sz w:val="22"/>
              </w:rPr>
              <w:t>a_number</w:t>
            </w:r>
          </w:p>
        </w:tc>
        <w:tc>
          <w:tcPr>
            <w:tcW w:w="1287" w:type="dxa"/>
          </w:tcPr>
          <w:p>
            <w:pPr>
              <w:ind w:hanging="15"/>
              <w:rPr>
                <w:sz w:val="22"/>
              </w:rPr>
            </w:pPr>
            <w:r>
              <w:rPr>
                <w:sz w:val="22"/>
              </w:rPr>
              <w:t>int(8)</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Số lượng tối đa cho phép tham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38" w:type="dxa"/>
          </w:tcPr>
          <w:p>
            <w:pPr>
              <w:ind w:hanging="15"/>
              <w:rPr>
                <w:sz w:val="22"/>
              </w:rPr>
            </w:pPr>
            <w:r>
              <w:rPr>
                <w:sz w:val="22"/>
              </w:rPr>
              <w:t>a_begin</w:t>
            </w:r>
          </w:p>
        </w:tc>
        <w:tc>
          <w:tcPr>
            <w:tcW w:w="1287"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8</w:t>
            </w:r>
          </w:p>
        </w:tc>
        <w:tc>
          <w:tcPr>
            <w:tcW w:w="1938" w:type="dxa"/>
          </w:tcPr>
          <w:p>
            <w:pPr>
              <w:ind w:hanging="15"/>
              <w:rPr>
                <w:sz w:val="22"/>
              </w:rPr>
            </w:pPr>
            <w:r>
              <w:rPr>
                <w:sz w:val="22"/>
              </w:rPr>
              <w:t>a_end</w:t>
            </w:r>
          </w:p>
        </w:tc>
        <w:tc>
          <w:tcPr>
            <w:tcW w:w="1287" w:type="dxa"/>
          </w:tcPr>
          <w:p>
            <w:pPr>
              <w:ind w:hanging="15"/>
              <w:rPr>
                <w:sz w:val="22"/>
              </w:rPr>
            </w:pPr>
            <w:r>
              <w:rPr>
                <w:sz w:val="22"/>
              </w:rPr>
              <w:t>date</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9</w:t>
            </w:r>
          </w:p>
        </w:tc>
        <w:tc>
          <w:tcPr>
            <w:tcW w:w="1938" w:type="dxa"/>
          </w:tcPr>
          <w:p>
            <w:pPr>
              <w:spacing w:before="24" w:after="24"/>
              <w:ind w:left="24" w:right="24" w:hanging="15"/>
              <w:rPr>
                <w:sz w:val="22"/>
              </w:rPr>
            </w:pPr>
            <w:r>
              <w:rPr>
                <w:sz w:val="22"/>
              </w:rPr>
              <w:t>a_active</w:t>
            </w:r>
          </w:p>
        </w:tc>
        <w:tc>
          <w:tcPr>
            <w:tcW w:w="1287" w:type="dxa"/>
          </w:tcPr>
          <w:p>
            <w:pPr>
              <w:spacing w:before="24" w:after="24"/>
              <w:ind w:left="24" w:right="24"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10</w:t>
            </w:r>
          </w:p>
        </w:tc>
        <w:tc>
          <w:tcPr>
            <w:tcW w:w="1938" w:type="dxa"/>
          </w:tcPr>
          <w:p>
            <w:pPr>
              <w:ind w:hanging="15"/>
              <w:rPr>
                <w:sz w:val="22"/>
              </w:rPr>
            </w:pPr>
            <w:r>
              <w:rPr>
                <w:sz w:val="22"/>
              </w:rPr>
              <w:t>created_at</w:t>
            </w:r>
          </w:p>
        </w:tc>
        <w:tc>
          <w:tcPr>
            <w:tcW w:w="128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11</w:t>
            </w:r>
          </w:p>
        </w:tc>
        <w:tc>
          <w:tcPr>
            <w:tcW w:w="1938" w:type="dxa"/>
          </w:tcPr>
          <w:p>
            <w:pPr>
              <w:ind w:hanging="15"/>
              <w:rPr>
                <w:sz w:val="22"/>
              </w:rPr>
            </w:pPr>
            <w:r>
              <w:rPr>
                <w:sz w:val="22"/>
              </w:rPr>
              <w:t>updated_at</w:t>
            </w:r>
          </w:p>
        </w:tc>
        <w:tc>
          <w:tcPr>
            <w:tcW w:w="128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87" w:type="dxa"/>
          </w:tcPr>
          <w:p>
            <w:pPr>
              <w:ind w:hanging="15"/>
              <w:rPr>
                <w:sz w:val="22"/>
              </w:rPr>
            </w:pPr>
            <w:r>
              <w:rPr>
                <w:sz w:val="22"/>
              </w:rPr>
              <w:t>Lưu thời gian cập nhật gần nhất</w:t>
            </w:r>
          </w:p>
        </w:tc>
      </w:tr>
    </w:tbl>
    <w:p>
      <w:pPr>
        <w:rPr>
          <w:b/>
        </w:rPr>
      </w:pPr>
    </w:p>
    <w:p>
      <w:r>
        <w:t>Ứng với mỗi hoạt động sẽ có những vai trò cho việc cộng điểm</w:t>
      </w:r>
    </w:p>
    <w:p>
      <w:r>
        <w:t>VD: Tổ chức chuyên đề:</w:t>
      </w:r>
    </w:p>
    <w:p>
      <w:r>
        <w:t>Chủ nhiệm +10</w:t>
      </w:r>
    </w:p>
    <w:p>
      <w:r>
        <w:t xml:space="preserve">Hỗ trợ +8 </w:t>
      </w:r>
    </w:p>
    <w:p>
      <w:r>
        <w:t>Tham gia +5</w:t>
      </w:r>
    </w:p>
    <w:p>
      <w:r>
        <w:t>Để lưu các vai trò, sử dụng bảng:</w:t>
      </w:r>
    </w:p>
    <w:p>
      <w:pPr>
        <w:rPr>
          <w:b/>
        </w:rPr>
      </w:pPr>
      <w:r>
        <w:rPr>
          <w:b/>
        </w:rPr>
        <w:t>active_achievement:</w:t>
      </w:r>
    </w:p>
    <w:tbl>
      <w:tblPr>
        <w:tblStyle w:val="30"/>
        <w:tblW w:w="873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54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aa_id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543" w:type="dxa"/>
          </w:tcPr>
          <w:p>
            <w:pPr>
              <w:ind w:hanging="15"/>
              <w:rPr>
                <w:sz w:val="22"/>
              </w:rPr>
            </w:pPr>
            <w:r>
              <w:rPr>
                <w:sz w:val="22"/>
              </w:rPr>
              <w:t>Id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a_id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43" w:type="dxa"/>
          </w:tcPr>
          <w:p>
            <w:pPr>
              <w:ind w:hanging="15"/>
              <w:rPr>
                <w:sz w:val="22"/>
              </w:rPr>
            </w:pPr>
            <w:r>
              <w:rPr>
                <w:sz w:val="22"/>
              </w:rPr>
              <w:t>Id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cc_id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43" w:type="dxa"/>
          </w:tcPr>
          <w:p>
            <w:pPr>
              <w:ind w:hanging="15"/>
              <w:rPr>
                <w:sz w:val="22"/>
              </w:rPr>
            </w:pPr>
            <w:r>
              <w:rPr>
                <w:sz w:val="22"/>
              </w:rPr>
              <w:t>Id mục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543" w:type="dxa"/>
          </w:tcPr>
          <w:p>
            <w:pPr>
              <w:ind w:hanging="15"/>
              <w:rPr>
                <w:sz w:val="22"/>
              </w:rPr>
            </w:pPr>
            <w:r>
              <w:rPr>
                <w:sz w:val="22"/>
              </w:rPr>
              <w:t>Id mục lớn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aa_name</w:t>
            </w:r>
          </w:p>
        </w:tc>
        <w:tc>
          <w:tcPr>
            <w:tcW w:w="1227" w:type="dxa"/>
          </w:tcPr>
          <w:p>
            <w:pPr>
              <w:spacing w:before="24" w:after="24"/>
              <w:ind w:left="24" w:right="24"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Tên 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aa_scores</w:t>
            </w:r>
          </w:p>
        </w:tc>
        <w:tc>
          <w:tcPr>
            <w:tcW w:w="1227"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Số điểm sẽ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42" w:type="dxa"/>
          </w:tcPr>
          <w:p>
            <w:pPr>
              <w:ind w:hanging="15"/>
              <w:rPr>
                <w:sz w:val="22"/>
              </w:rPr>
            </w:pPr>
            <w:r>
              <w:rPr>
                <w:sz w:val="22"/>
              </w:rPr>
              <w:t>aa_active</w:t>
            </w:r>
          </w:p>
        </w:tc>
        <w:tc>
          <w:tcPr>
            <w:tcW w:w="1227" w:type="dxa"/>
          </w:tcPr>
          <w:p>
            <w:pPr>
              <w:ind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8</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9</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543" w:type="dxa"/>
          </w:tcPr>
          <w:p>
            <w:pPr>
              <w:ind w:hanging="15"/>
              <w:rPr>
                <w:sz w:val="22"/>
              </w:rPr>
            </w:pPr>
            <w:r>
              <w:rPr>
                <w:sz w:val="22"/>
              </w:rPr>
              <w:t>Lưu thời gian cập nhật gần nhất</w:t>
            </w:r>
          </w:p>
        </w:tc>
      </w:tr>
    </w:tbl>
    <w:p>
      <w:pPr>
        <w:rPr>
          <w:b/>
        </w:rPr>
      </w:pPr>
    </w:p>
    <w:p>
      <w:r>
        <w:t>Để biết tài khoản nào thực hiện vai trò nào, sử dụng bảng liên kết sau:</w:t>
      </w:r>
    </w:p>
    <w:p>
      <w:pPr>
        <w:rPr>
          <w:b/>
        </w:rPr>
      </w:pPr>
      <w:r>
        <w:rPr>
          <w:b/>
        </w:rPr>
        <w:t>users_has_active_achievement</w:t>
      </w:r>
    </w:p>
    <w:tbl>
      <w:tblPr>
        <w:tblStyle w:val="30"/>
        <w:tblW w:w="873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9"/>
        <w:gridCol w:w="1938"/>
        <w:gridCol w:w="1287"/>
        <w:gridCol w:w="705"/>
        <w:gridCol w:w="705"/>
        <w:gridCol w:w="3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shd w:val="clear" w:color="auto" w:fill="F1F1F1" w:themeFill="background1" w:themeFillShade="F2"/>
          </w:tcPr>
          <w:p>
            <w:pPr>
              <w:ind w:hanging="15"/>
              <w:rPr>
                <w:sz w:val="22"/>
              </w:rPr>
            </w:pPr>
            <w:r>
              <w:rPr>
                <w:sz w:val="22"/>
              </w:rPr>
              <w:t>STT</w:t>
            </w:r>
          </w:p>
        </w:tc>
        <w:tc>
          <w:tcPr>
            <w:tcW w:w="1938" w:type="dxa"/>
            <w:shd w:val="clear" w:color="auto" w:fill="F1F1F1" w:themeFill="background1" w:themeFillShade="F2"/>
          </w:tcPr>
          <w:p>
            <w:pPr>
              <w:ind w:hanging="15"/>
              <w:rPr>
                <w:sz w:val="22"/>
              </w:rPr>
            </w:pPr>
            <w:r>
              <w:rPr>
                <w:sz w:val="22"/>
              </w:rPr>
              <w:t>Thuộc tính</w:t>
            </w:r>
          </w:p>
        </w:tc>
        <w:tc>
          <w:tcPr>
            <w:tcW w:w="128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486"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w:t>
            </w:r>
          </w:p>
        </w:tc>
        <w:tc>
          <w:tcPr>
            <w:tcW w:w="1938" w:type="dxa"/>
          </w:tcPr>
          <w:p>
            <w:pPr>
              <w:ind w:hanging="15"/>
              <w:rPr>
                <w:sz w:val="22"/>
              </w:rPr>
            </w:pPr>
            <w:r>
              <w:rPr>
                <w:sz w:val="22"/>
              </w:rPr>
              <w:t>uaa_id</w:t>
            </w:r>
          </w:p>
        </w:tc>
        <w:tc>
          <w:tcPr>
            <w:tcW w:w="128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486" w:type="dxa"/>
          </w:tcPr>
          <w:p>
            <w:pPr>
              <w:ind w:hanging="15"/>
              <w:rPr>
                <w:sz w:val="22"/>
              </w:rPr>
            </w:pPr>
            <w:r>
              <w:rPr>
                <w:sz w:val="22"/>
              </w:rPr>
              <w:t>Id bảng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2</w:t>
            </w:r>
          </w:p>
        </w:tc>
        <w:tc>
          <w:tcPr>
            <w:tcW w:w="1938" w:type="dxa"/>
          </w:tcPr>
          <w:p>
            <w:pPr>
              <w:ind w:hanging="15"/>
              <w:rPr>
                <w:sz w:val="22"/>
              </w:rPr>
            </w:pPr>
            <w:r>
              <w:rPr>
                <w:sz w:val="22"/>
              </w:rPr>
              <w:t>u_id</w:t>
            </w:r>
          </w:p>
        </w:tc>
        <w:tc>
          <w:tcPr>
            <w:tcW w:w="128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486" w:type="dxa"/>
          </w:tcPr>
          <w:p>
            <w:pPr>
              <w:ind w:hanging="15"/>
              <w:rPr>
                <w:sz w:val="22"/>
              </w:rPr>
            </w:pPr>
            <w:r>
              <w:rPr>
                <w:sz w:val="22"/>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3</w:t>
            </w:r>
          </w:p>
        </w:tc>
        <w:tc>
          <w:tcPr>
            <w:tcW w:w="1938" w:type="dxa"/>
          </w:tcPr>
          <w:p>
            <w:pPr>
              <w:ind w:hanging="15"/>
              <w:rPr>
                <w:sz w:val="22"/>
              </w:rPr>
            </w:pPr>
            <w:r>
              <w:rPr>
                <w:sz w:val="22"/>
              </w:rPr>
              <w:t>aa_id</w:t>
            </w:r>
          </w:p>
        </w:tc>
        <w:tc>
          <w:tcPr>
            <w:tcW w:w="128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486" w:type="dxa"/>
          </w:tcPr>
          <w:p>
            <w:pPr>
              <w:ind w:hanging="15"/>
              <w:rPr>
                <w:sz w:val="22"/>
              </w:rPr>
            </w:pPr>
            <w:r>
              <w:rPr>
                <w:sz w:val="22"/>
              </w:rPr>
              <w:t>Id vai trò trong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4</w:t>
            </w:r>
          </w:p>
        </w:tc>
        <w:tc>
          <w:tcPr>
            <w:tcW w:w="1938" w:type="dxa"/>
          </w:tcPr>
          <w:p>
            <w:pPr>
              <w:ind w:hanging="15"/>
              <w:rPr>
                <w:sz w:val="22"/>
              </w:rPr>
            </w:pPr>
            <w:r>
              <w:rPr>
                <w:sz w:val="22"/>
              </w:rPr>
              <w:t>created_at</w:t>
            </w:r>
          </w:p>
        </w:tc>
        <w:tc>
          <w:tcPr>
            <w:tcW w:w="128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86"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5</w:t>
            </w:r>
          </w:p>
        </w:tc>
        <w:tc>
          <w:tcPr>
            <w:tcW w:w="1938" w:type="dxa"/>
          </w:tcPr>
          <w:p>
            <w:pPr>
              <w:ind w:hanging="15"/>
              <w:rPr>
                <w:sz w:val="22"/>
              </w:rPr>
            </w:pPr>
            <w:r>
              <w:rPr>
                <w:sz w:val="22"/>
              </w:rPr>
              <w:t>updated_at</w:t>
            </w:r>
          </w:p>
        </w:tc>
        <w:tc>
          <w:tcPr>
            <w:tcW w:w="128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486" w:type="dxa"/>
          </w:tcPr>
          <w:p>
            <w:pPr>
              <w:ind w:hanging="15"/>
              <w:rPr>
                <w:sz w:val="22"/>
              </w:rPr>
            </w:pPr>
            <w:r>
              <w:rPr>
                <w:sz w:val="22"/>
              </w:rPr>
              <w:t>Lưu thời gian cập nhật gần nhất</w:t>
            </w:r>
          </w:p>
        </w:tc>
      </w:tr>
    </w:tbl>
    <w:p/>
    <w:p>
      <w:r>
        <w:t>Ứng với mỗi sinh viên sẽ có một bảng đăng ký và một bảng lưu kết quả thi đua cho sinh viên đó:</w:t>
      </w:r>
    </w:p>
    <w:p>
      <w:r>
        <w:t>Bảng đăng ký lưu trong bảng:</w:t>
      </w:r>
    </w:p>
    <w:p>
      <w:pPr>
        <w:rPr>
          <w:b/>
        </w:rPr>
      </w:pPr>
      <w:r>
        <w:rPr>
          <w:b/>
        </w:rPr>
        <w:t>registration</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re_id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3" w:type="dxa"/>
          </w:tcPr>
          <w:p>
            <w:pPr>
              <w:ind w:hanging="15"/>
              <w:rPr>
                <w:sz w:val="22"/>
              </w:rPr>
            </w:pPr>
            <w:r>
              <w:rPr>
                <w:sz w:val="22"/>
              </w:rPr>
              <w:t>Id mục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cc_id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mục con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mục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re_active</w:t>
            </w:r>
          </w:p>
        </w:tc>
        <w:tc>
          <w:tcPr>
            <w:tcW w:w="1227" w:type="dxa"/>
          </w:tcPr>
          <w:p>
            <w:pPr>
              <w:ind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cập nhật gần nhất</w:t>
            </w:r>
          </w:p>
        </w:tc>
      </w:tr>
    </w:tbl>
    <w:p>
      <w:pPr>
        <w:rPr>
          <w:b/>
        </w:rPr>
      </w:pPr>
    </w:p>
    <w:p>
      <w:r>
        <w:t>Các mục điểm được cộng cho sinh viên sau đó sẽ lưu trong bảng</w:t>
      </w:r>
    </w:p>
    <w:p>
      <w:r>
        <w:t>Bảng này sẽ đổ sang giao diện khi người quản lý tiến hành chấm điểm cho sinh viên đó</w:t>
      </w:r>
    </w:p>
    <w:p>
      <w:pPr>
        <w:rPr>
          <w:b/>
        </w:rPr>
      </w:pPr>
      <w:r>
        <w:rPr>
          <w:b/>
        </w:rPr>
        <w:t xml:space="preserve">result_point, </w:t>
      </w:r>
      <w:r>
        <w:t>ngoài ra tất cả các thao tác sửa xóa được lưu vào trong bảng lịch sử</w:t>
      </w:r>
      <w:r>
        <w:rPr>
          <w:b/>
        </w:rPr>
        <w:t>:</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rp_id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3" w:type="dxa"/>
          </w:tcPr>
          <w:p>
            <w:pPr>
              <w:ind w:hanging="15"/>
              <w:rPr>
                <w:sz w:val="22"/>
              </w:rPr>
            </w:pPr>
            <w:r>
              <w:rPr>
                <w:sz w:val="22"/>
              </w:rPr>
              <w:t>Id kết quả cộng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rp_scores</w:t>
            </w:r>
          </w:p>
        </w:tc>
        <w:tc>
          <w:tcPr>
            <w:tcW w:w="1227"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Điểm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rp_note</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tài khoản được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cc_id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mục con xác định cộng cho mục con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mục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7</w:t>
            </w:r>
          </w:p>
        </w:tc>
        <w:tc>
          <w:tcPr>
            <w:tcW w:w="1942" w:type="dxa"/>
          </w:tcPr>
          <w:p>
            <w:pPr>
              <w:ind w:hanging="15"/>
              <w:rPr>
                <w:sz w:val="22"/>
              </w:rPr>
            </w:pPr>
            <w:r>
              <w:rPr>
                <w:sz w:val="22"/>
              </w:rPr>
              <w:t>ec_id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chu kỳ xác định cộng cho chu kỳ cụ thể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8</w:t>
            </w:r>
          </w:p>
        </w:tc>
        <w:tc>
          <w:tcPr>
            <w:tcW w:w="1942" w:type="dxa"/>
          </w:tcPr>
          <w:p>
            <w:pPr>
              <w:ind w:hanging="15"/>
              <w:rPr>
                <w:sz w:val="22"/>
              </w:rPr>
            </w:pPr>
            <w:r>
              <w:rPr>
                <w:sz w:val="22"/>
              </w:rPr>
              <w:t>rp_make</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Id người 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9</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cập nhật gần nhất</w:t>
            </w:r>
          </w:p>
        </w:tc>
      </w:tr>
    </w:tbl>
    <w:p>
      <w:pPr>
        <w:rPr>
          <w:b/>
        </w:rPr>
      </w:pPr>
    </w:p>
    <w:p>
      <w:r>
        <w:t>Sau nhiều chu kỳ thì các mục chấm điểm cần được lưu lại thông qua bảng log của bảng kết quả:</w:t>
      </w:r>
    </w:p>
    <w:p>
      <w:pPr>
        <w:rPr>
          <w:b/>
        </w:rPr>
      </w:pPr>
      <w:r>
        <w:rPr>
          <w:b/>
        </w:rPr>
        <w:t>result_log</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9"/>
        <w:gridCol w:w="1944"/>
        <w:gridCol w:w="1239"/>
        <w:gridCol w:w="705"/>
        <w:gridCol w:w="705"/>
        <w:gridCol w:w="3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shd w:val="clear" w:color="auto" w:fill="F1F1F1" w:themeFill="background1" w:themeFillShade="F2"/>
          </w:tcPr>
          <w:p>
            <w:pPr>
              <w:ind w:hanging="15"/>
              <w:rPr>
                <w:sz w:val="22"/>
              </w:rPr>
            </w:pPr>
            <w:r>
              <w:rPr>
                <w:sz w:val="22"/>
              </w:rPr>
              <w:t>STT</w:t>
            </w:r>
          </w:p>
        </w:tc>
        <w:tc>
          <w:tcPr>
            <w:tcW w:w="1944" w:type="dxa"/>
            <w:shd w:val="clear" w:color="auto" w:fill="F1F1F1" w:themeFill="background1" w:themeFillShade="F2"/>
          </w:tcPr>
          <w:p>
            <w:pPr>
              <w:ind w:hanging="15"/>
              <w:rPr>
                <w:sz w:val="22"/>
              </w:rPr>
            </w:pPr>
            <w:r>
              <w:rPr>
                <w:sz w:val="22"/>
              </w:rPr>
              <w:t>Thuộc tính</w:t>
            </w:r>
          </w:p>
        </w:tc>
        <w:tc>
          <w:tcPr>
            <w:tcW w:w="1239"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18"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w:t>
            </w:r>
          </w:p>
        </w:tc>
        <w:tc>
          <w:tcPr>
            <w:tcW w:w="1944" w:type="dxa"/>
          </w:tcPr>
          <w:p>
            <w:pPr>
              <w:ind w:hanging="15"/>
              <w:rPr>
                <w:sz w:val="22"/>
              </w:rPr>
            </w:pPr>
            <w:r>
              <w:rPr>
                <w:sz w:val="22"/>
              </w:rPr>
              <w:t>rp_id</w:t>
            </w:r>
          </w:p>
        </w:tc>
        <w:tc>
          <w:tcPr>
            <w:tcW w:w="1239"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18" w:type="dxa"/>
          </w:tcPr>
          <w:p>
            <w:pPr>
              <w:ind w:hanging="15"/>
              <w:rPr>
                <w:sz w:val="22"/>
              </w:rPr>
            </w:pPr>
            <w:r>
              <w:rPr>
                <w:sz w:val="22"/>
              </w:rPr>
              <w:t>Id kết quả cộng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2</w:t>
            </w:r>
          </w:p>
        </w:tc>
        <w:tc>
          <w:tcPr>
            <w:tcW w:w="1944" w:type="dxa"/>
          </w:tcPr>
          <w:p>
            <w:pPr>
              <w:ind w:hanging="15"/>
              <w:rPr>
                <w:sz w:val="22"/>
              </w:rPr>
            </w:pPr>
            <w:r>
              <w:rPr>
                <w:sz w:val="22"/>
              </w:rPr>
              <w:t>rp_scores</w:t>
            </w:r>
          </w:p>
        </w:tc>
        <w:tc>
          <w:tcPr>
            <w:tcW w:w="1239"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Điểm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3</w:t>
            </w:r>
          </w:p>
        </w:tc>
        <w:tc>
          <w:tcPr>
            <w:tcW w:w="1944" w:type="dxa"/>
          </w:tcPr>
          <w:p>
            <w:pPr>
              <w:ind w:hanging="15"/>
              <w:rPr>
                <w:sz w:val="22"/>
              </w:rPr>
            </w:pPr>
            <w:r>
              <w:rPr>
                <w:sz w:val="22"/>
              </w:rPr>
              <w:t>rp_note</w:t>
            </w:r>
          </w:p>
        </w:tc>
        <w:tc>
          <w:tcPr>
            <w:tcW w:w="1239"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4</w:t>
            </w:r>
          </w:p>
        </w:tc>
        <w:tc>
          <w:tcPr>
            <w:tcW w:w="1944" w:type="dxa"/>
          </w:tcPr>
          <w:p>
            <w:pPr>
              <w:ind w:hanging="15"/>
              <w:rPr>
                <w:sz w:val="22"/>
              </w:rPr>
            </w:pPr>
            <w:r>
              <w:rPr>
                <w:sz w:val="22"/>
              </w:rPr>
              <w:t>u_id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tài khoản được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5</w:t>
            </w:r>
          </w:p>
        </w:tc>
        <w:tc>
          <w:tcPr>
            <w:tcW w:w="1944" w:type="dxa"/>
          </w:tcPr>
          <w:p>
            <w:pPr>
              <w:ind w:hanging="15"/>
              <w:rPr>
                <w:sz w:val="22"/>
              </w:rPr>
            </w:pPr>
            <w:r>
              <w:rPr>
                <w:sz w:val="22"/>
              </w:rPr>
              <w:t>cc_id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mục con xác định cộng cho mục con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6</w:t>
            </w:r>
          </w:p>
        </w:tc>
        <w:tc>
          <w:tcPr>
            <w:tcW w:w="1944" w:type="dxa"/>
          </w:tcPr>
          <w:p>
            <w:pPr>
              <w:ind w:hanging="15"/>
              <w:rPr>
                <w:sz w:val="22"/>
              </w:rPr>
            </w:pPr>
            <w:r>
              <w:rPr>
                <w:sz w:val="22"/>
              </w:rPr>
              <w:t>ec_id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chu kỳ xác định cộng cho chu kỳ cụ thể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7</w:t>
            </w:r>
          </w:p>
        </w:tc>
        <w:tc>
          <w:tcPr>
            <w:tcW w:w="1944" w:type="dxa"/>
          </w:tcPr>
          <w:p>
            <w:pPr>
              <w:ind w:hanging="15"/>
              <w:rPr>
                <w:sz w:val="22"/>
              </w:rPr>
            </w:pPr>
            <w:r>
              <w:rPr>
                <w:sz w:val="22"/>
              </w:rPr>
              <w:t>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Id mục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8</w:t>
            </w:r>
          </w:p>
        </w:tc>
        <w:tc>
          <w:tcPr>
            <w:tcW w:w="1944" w:type="dxa"/>
          </w:tcPr>
          <w:p>
            <w:pPr>
              <w:ind w:hanging="15"/>
              <w:rPr>
                <w:sz w:val="22"/>
              </w:rPr>
            </w:pPr>
            <w:r>
              <w:rPr>
                <w:sz w:val="22"/>
              </w:rPr>
              <w:t>created_at</w:t>
            </w:r>
          </w:p>
        </w:tc>
        <w:tc>
          <w:tcPr>
            <w:tcW w:w="1239"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9</w:t>
            </w:r>
          </w:p>
        </w:tc>
        <w:tc>
          <w:tcPr>
            <w:tcW w:w="1944" w:type="dxa"/>
          </w:tcPr>
          <w:p>
            <w:pPr>
              <w:ind w:hanging="15"/>
              <w:rPr>
                <w:sz w:val="22"/>
              </w:rPr>
            </w:pPr>
            <w:r>
              <w:rPr>
                <w:sz w:val="22"/>
              </w:rPr>
              <w:t>updated_at</w:t>
            </w:r>
          </w:p>
        </w:tc>
        <w:tc>
          <w:tcPr>
            <w:tcW w:w="1239"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Lưu thời gian cập nhật gần nhất</w:t>
            </w:r>
          </w:p>
        </w:tc>
      </w:tr>
    </w:tbl>
    <w:p>
      <w:pPr>
        <w:rPr>
          <w:b/>
        </w:rPr>
      </w:pPr>
      <w:r>
        <w:rPr>
          <w:b/>
        </w:rPr>
        <w:t>result_history</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9"/>
        <w:gridCol w:w="1944"/>
        <w:gridCol w:w="1239"/>
        <w:gridCol w:w="705"/>
        <w:gridCol w:w="705"/>
        <w:gridCol w:w="3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shd w:val="clear" w:color="auto" w:fill="F1F1F1" w:themeFill="background1" w:themeFillShade="F2"/>
          </w:tcPr>
          <w:p>
            <w:pPr>
              <w:ind w:hanging="15"/>
              <w:rPr>
                <w:sz w:val="22"/>
              </w:rPr>
            </w:pPr>
            <w:r>
              <w:rPr>
                <w:sz w:val="22"/>
              </w:rPr>
              <w:t>STT</w:t>
            </w:r>
          </w:p>
        </w:tc>
        <w:tc>
          <w:tcPr>
            <w:tcW w:w="1944" w:type="dxa"/>
            <w:shd w:val="clear" w:color="auto" w:fill="F1F1F1" w:themeFill="background1" w:themeFillShade="F2"/>
          </w:tcPr>
          <w:p>
            <w:pPr>
              <w:ind w:hanging="15"/>
              <w:rPr>
                <w:sz w:val="22"/>
              </w:rPr>
            </w:pPr>
            <w:r>
              <w:rPr>
                <w:sz w:val="22"/>
              </w:rPr>
              <w:t>Thuộc tính</w:t>
            </w:r>
          </w:p>
        </w:tc>
        <w:tc>
          <w:tcPr>
            <w:tcW w:w="1239"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18"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w:t>
            </w:r>
          </w:p>
        </w:tc>
        <w:tc>
          <w:tcPr>
            <w:tcW w:w="1944" w:type="dxa"/>
          </w:tcPr>
          <w:p>
            <w:pPr>
              <w:ind w:hanging="15"/>
              <w:rPr>
                <w:sz w:val="22"/>
              </w:rPr>
            </w:pPr>
            <w:r>
              <w:rPr>
                <w:sz w:val="22"/>
              </w:rPr>
              <w:t>rh_id</w:t>
            </w:r>
          </w:p>
        </w:tc>
        <w:tc>
          <w:tcPr>
            <w:tcW w:w="1239"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18" w:type="dxa"/>
          </w:tcPr>
          <w:p>
            <w:pPr>
              <w:ind w:hanging="15"/>
              <w:rPr>
                <w:sz w:val="22"/>
              </w:rPr>
            </w:pPr>
            <w:r>
              <w:rPr>
                <w:sz w:val="22"/>
              </w:rPr>
              <w:t>Id lịch sử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2</w:t>
            </w:r>
          </w:p>
        </w:tc>
        <w:tc>
          <w:tcPr>
            <w:tcW w:w="1944" w:type="dxa"/>
          </w:tcPr>
          <w:p>
            <w:pPr>
              <w:ind w:hanging="15"/>
              <w:rPr>
                <w:sz w:val="22"/>
              </w:rPr>
            </w:pPr>
            <w:r>
              <w:rPr>
                <w:sz w:val="22"/>
              </w:rPr>
              <w:t>rp_id</w:t>
            </w:r>
          </w:p>
        </w:tc>
        <w:tc>
          <w:tcPr>
            <w:tcW w:w="1239"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18" w:type="dxa"/>
          </w:tcPr>
          <w:p>
            <w:pPr>
              <w:ind w:hanging="15"/>
              <w:rPr>
                <w:sz w:val="22"/>
              </w:rPr>
            </w:pPr>
            <w:r>
              <w:rPr>
                <w:sz w:val="22"/>
              </w:rPr>
              <w:t>Id kết quả cộng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3</w:t>
            </w:r>
          </w:p>
        </w:tc>
        <w:tc>
          <w:tcPr>
            <w:tcW w:w="1944" w:type="dxa"/>
          </w:tcPr>
          <w:p>
            <w:pPr>
              <w:ind w:hanging="15"/>
              <w:rPr>
                <w:sz w:val="22"/>
              </w:rPr>
            </w:pPr>
            <w:r>
              <w:rPr>
                <w:sz w:val="22"/>
              </w:rPr>
              <w:t>rp_scores_old</w:t>
            </w:r>
          </w:p>
        </w:tc>
        <w:tc>
          <w:tcPr>
            <w:tcW w:w="1239"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Điểm cộng 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4</w:t>
            </w:r>
          </w:p>
        </w:tc>
        <w:tc>
          <w:tcPr>
            <w:tcW w:w="1944" w:type="dxa"/>
          </w:tcPr>
          <w:p>
            <w:pPr>
              <w:ind w:hanging="15"/>
              <w:rPr>
                <w:sz w:val="22"/>
              </w:rPr>
            </w:pPr>
            <w:r>
              <w:rPr>
                <w:sz w:val="22"/>
              </w:rPr>
              <w:t>rp_scores_new</w:t>
            </w:r>
          </w:p>
        </w:tc>
        <w:tc>
          <w:tcPr>
            <w:tcW w:w="1239"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Điểm mới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5</w:t>
            </w:r>
          </w:p>
        </w:tc>
        <w:tc>
          <w:tcPr>
            <w:tcW w:w="1944" w:type="dxa"/>
          </w:tcPr>
          <w:p>
            <w:pPr>
              <w:ind w:hanging="15"/>
              <w:rPr>
                <w:sz w:val="22"/>
              </w:rPr>
            </w:pPr>
            <w:r>
              <w:rPr>
                <w:sz w:val="22"/>
              </w:rPr>
              <w:t>rp_note_old</w:t>
            </w:r>
          </w:p>
        </w:tc>
        <w:tc>
          <w:tcPr>
            <w:tcW w:w="1239"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Chú thích 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6</w:t>
            </w:r>
          </w:p>
        </w:tc>
        <w:tc>
          <w:tcPr>
            <w:tcW w:w="1944" w:type="dxa"/>
          </w:tcPr>
          <w:p>
            <w:pPr>
              <w:ind w:hanging="15"/>
              <w:rPr>
                <w:sz w:val="22"/>
              </w:rPr>
            </w:pPr>
            <w:r>
              <w:rPr>
                <w:sz w:val="22"/>
              </w:rPr>
              <w:t>rp_note_new</w:t>
            </w:r>
          </w:p>
        </w:tc>
        <w:tc>
          <w:tcPr>
            <w:tcW w:w="1239"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Chú thích mới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7</w:t>
            </w:r>
          </w:p>
        </w:tc>
        <w:tc>
          <w:tcPr>
            <w:tcW w:w="1944" w:type="dxa"/>
          </w:tcPr>
          <w:p>
            <w:pPr>
              <w:ind w:hanging="15"/>
              <w:rPr>
                <w:sz w:val="22"/>
              </w:rPr>
            </w:pPr>
            <w:r>
              <w:rPr>
                <w:sz w:val="22"/>
              </w:rPr>
              <w:t>u_id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tài khoản được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8</w:t>
            </w:r>
          </w:p>
        </w:tc>
        <w:tc>
          <w:tcPr>
            <w:tcW w:w="1944" w:type="dxa"/>
          </w:tcPr>
          <w:p>
            <w:pPr>
              <w:ind w:hanging="15"/>
              <w:rPr>
                <w:sz w:val="22"/>
              </w:rPr>
            </w:pPr>
            <w:r>
              <w:rPr>
                <w:sz w:val="22"/>
              </w:rPr>
              <w:t>cc_id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mục con xác định cộng cho mục con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9</w:t>
            </w:r>
          </w:p>
        </w:tc>
        <w:tc>
          <w:tcPr>
            <w:tcW w:w="1944" w:type="dxa"/>
          </w:tcPr>
          <w:p>
            <w:pPr>
              <w:ind w:hanging="15"/>
              <w:rPr>
                <w:sz w:val="22"/>
              </w:rPr>
            </w:pPr>
            <w:r>
              <w:rPr>
                <w:sz w:val="22"/>
              </w:rPr>
              <w:t>ec_id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18" w:type="dxa"/>
          </w:tcPr>
          <w:p>
            <w:pPr>
              <w:ind w:hanging="15"/>
              <w:rPr>
                <w:sz w:val="22"/>
              </w:rPr>
            </w:pPr>
            <w:r>
              <w:rPr>
                <w:sz w:val="22"/>
              </w:rPr>
              <w:t>Id chu kỳ xác định cộng cho chu kỳ cụ thể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10</w:t>
            </w:r>
          </w:p>
        </w:tc>
        <w:tc>
          <w:tcPr>
            <w:tcW w:w="1944" w:type="dxa"/>
          </w:tcPr>
          <w:p>
            <w:pPr>
              <w:ind w:hanging="15"/>
              <w:rPr>
                <w:sz w:val="22"/>
              </w:rPr>
            </w:pPr>
            <w:r>
              <w:rPr>
                <w:sz w:val="22"/>
              </w:rPr>
              <w:t>c_id</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Id mục cha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11</w:t>
            </w:r>
          </w:p>
        </w:tc>
        <w:tc>
          <w:tcPr>
            <w:tcW w:w="1944" w:type="dxa"/>
          </w:tcPr>
          <w:p>
            <w:pPr>
              <w:ind w:hanging="15"/>
              <w:rPr>
                <w:sz w:val="22"/>
              </w:rPr>
            </w:pPr>
            <w:r>
              <w:rPr>
                <w:sz w:val="22"/>
              </w:rPr>
              <w:t>u_make</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Id người thực hiện trước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12</w:t>
            </w:r>
          </w:p>
        </w:tc>
        <w:tc>
          <w:tcPr>
            <w:tcW w:w="1944" w:type="dxa"/>
          </w:tcPr>
          <w:p>
            <w:pPr>
              <w:ind w:hanging="15"/>
              <w:rPr>
                <w:sz w:val="22"/>
              </w:rPr>
            </w:pPr>
            <w:r>
              <w:rPr>
                <w:sz w:val="22"/>
              </w:rPr>
              <w:t>u_change</w:t>
            </w:r>
          </w:p>
        </w:tc>
        <w:tc>
          <w:tcPr>
            <w:tcW w:w="1239"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Id người tạo thao 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13</w:t>
            </w:r>
          </w:p>
        </w:tc>
        <w:tc>
          <w:tcPr>
            <w:tcW w:w="1944" w:type="dxa"/>
          </w:tcPr>
          <w:p>
            <w:pPr>
              <w:ind w:hanging="15"/>
              <w:rPr>
                <w:sz w:val="22"/>
              </w:rPr>
            </w:pPr>
            <w:r>
              <w:rPr>
                <w:sz w:val="22"/>
              </w:rPr>
              <w:t>rh_action</w:t>
            </w:r>
          </w:p>
        </w:tc>
        <w:tc>
          <w:tcPr>
            <w:tcW w:w="1239" w:type="dxa"/>
          </w:tcPr>
          <w:p>
            <w:pPr>
              <w:ind w:hanging="15"/>
              <w:rPr>
                <w:sz w:val="22"/>
              </w:rPr>
            </w:pPr>
            <w:r>
              <w:rPr>
                <w:sz w:val="22"/>
              </w:rPr>
              <w:t>varchar(6)</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Loại thao tác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14</w:t>
            </w:r>
          </w:p>
        </w:tc>
        <w:tc>
          <w:tcPr>
            <w:tcW w:w="1944" w:type="dxa"/>
          </w:tcPr>
          <w:p>
            <w:pPr>
              <w:ind w:hanging="15"/>
              <w:rPr>
                <w:sz w:val="22"/>
              </w:rPr>
            </w:pPr>
            <w:r>
              <w:rPr>
                <w:sz w:val="22"/>
              </w:rPr>
              <w:t>created_at</w:t>
            </w:r>
          </w:p>
        </w:tc>
        <w:tc>
          <w:tcPr>
            <w:tcW w:w="1239"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9" w:type="dxa"/>
          </w:tcPr>
          <w:p>
            <w:pPr>
              <w:ind w:hanging="15"/>
              <w:rPr>
                <w:sz w:val="22"/>
              </w:rPr>
            </w:pPr>
            <w:r>
              <w:rPr>
                <w:sz w:val="22"/>
              </w:rPr>
              <w:t>15</w:t>
            </w:r>
          </w:p>
        </w:tc>
        <w:tc>
          <w:tcPr>
            <w:tcW w:w="1944" w:type="dxa"/>
          </w:tcPr>
          <w:p>
            <w:pPr>
              <w:ind w:hanging="15"/>
              <w:rPr>
                <w:sz w:val="22"/>
              </w:rPr>
            </w:pPr>
            <w:r>
              <w:rPr>
                <w:sz w:val="22"/>
              </w:rPr>
              <w:t>updated_at</w:t>
            </w:r>
          </w:p>
        </w:tc>
        <w:tc>
          <w:tcPr>
            <w:tcW w:w="1239"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18" w:type="dxa"/>
          </w:tcPr>
          <w:p>
            <w:pPr>
              <w:ind w:hanging="15"/>
              <w:rPr>
                <w:sz w:val="22"/>
              </w:rPr>
            </w:pPr>
            <w:r>
              <w:rPr>
                <w:sz w:val="22"/>
              </w:rPr>
              <w:t>Lưu thời gian cập nhật gần nhất</w:t>
            </w:r>
          </w:p>
        </w:tc>
      </w:tr>
    </w:tbl>
    <w:p>
      <w:pPr>
        <w:rPr>
          <w:b/>
        </w:rPr>
      </w:pPr>
    </w:p>
    <w:p>
      <w:r>
        <w:t>Sau khi các mục cộng các mục con riêng lẽ sẽ tổng kết thành mục lớn</w:t>
      </w:r>
    </w:p>
    <w:p>
      <w:r>
        <w:t>Điểm này được đặt trong bảng</w:t>
      </w:r>
      <w:r>
        <w:rPr>
          <w:b/>
        </w:rPr>
        <w:t xml:space="preserve"> sum_scores_log</w:t>
      </w:r>
      <w:r>
        <w:t>, vì bảng này hoạt động xuyên suốt một quá trình học của sinh viên nên không phụ thuộc các chu kỳ như mục con, trực tiếp lưu điểm và lấy dữ liệu bố trí sang gia diện người dùng thông qua bảng log mà không cần thêm bảng lưu điểm hiện tại như mục con.</w:t>
      </w:r>
    </w:p>
    <w:p>
      <w:pPr>
        <w:rPr>
          <w:b/>
        </w:rPr>
      </w:pPr>
      <w:r>
        <w:rPr>
          <w:b/>
        </w:rPr>
        <w:t>sum_scores_log</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8"/>
        <w:gridCol w:w="1942"/>
        <w:gridCol w:w="1227"/>
        <w:gridCol w:w="705"/>
        <w:gridCol w:w="705"/>
        <w:gridCol w:w="3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shd w:val="clear" w:color="auto" w:fill="F1F1F1" w:themeFill="background1" w:themeFillShade="F2"/>
          </w:tcPr>
          <w:p>
            <w:pPr>
              <w:ind w:hanging="15"/>
              <w:rPr>
                <w:sz w:val="22"/>
              </w:rPr>
            </w:pPr>
            <w:r>
              <w:rPr>
                <w:sz w:val="22"/>
              </w:rPr>
              <w:t>STT</w:t>
            </w:r>
          </w:p>
        </w:tc>
        <w:tc>
          <w:tcPr>
            <w:tcW w:w="1942"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3"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1</w:t>
            </w:r>
          </w:p>
        </w:tc>
        <w:tc>
          <w:tcPr>
            <w:tcW w:w="1942" w:type="dxa"/>
          </w:tcPr>
          <w:p>
            <w:pPr>
              <w:ind w:hanging="15"/>
              <w:rPr>
                <w:sz w:val="22"/>
              </w:rPr>
            </w:pPr>
            <w:r>
              <w:rPr>
                <w:sz w:val="22"/>
              </w:rPr>
              <w:t>ss_id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3" w:type="dxa"/>
          </w:tcPr>
          <w:p>
            <w:pPr>
              <w:ind w:hanging="15"/>
              <w:rPr>
                <w:sz w:val="22"/>
              </w:rPr>
            </w:pPr>
            <w:r>
              <w:rPr>
                <w:sz w:val="22"/>
              </w:rPr>
              <w:t>Id bảng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2</w:t>
            </w:r>
          </w:p>
        </w:tc>
        <w:tc>
          <w:tcPr>
            <w:tcW w:w="1942" w:type="dxa"/>
          </w:tcPr>
          <w:p>
            <w:pPr>
              <w:ind w:hanging="15"/>
              <w:rPr>
                <w:sz w:val="22"/>
              </w:rPr>
            </w:pPr>
            <w:r>
              <w:rPr>
                <w:sz w:val="22"/>
              </w:rPr>
              <w:t>c_id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mục lớn</w:t>
            </w:r>
          </w:p>
        </w:tc>
      </w:tr>
      <w:tr>
        <w:tblPrEx>
          <w:tblLayout w:type="fixed"/>
          <w:tblCellMar>
            <w:top w:w="0" w:type="dxa"/>
            <w:left w:w="108" w:type="dxa"/>
            <w:bottom w:w="0" w:type="dxa"/>
            <w:right w:w="108" w:type="dxa"/>
          </w:tblCellMar>
        </w:tblPrEx>
        <w:tc>
          <w:tcPr>
            <w:tcW w:w="608" w:type="dxa"/>
          </w:tcPr>
          <w:p>
            <w:pPr>
              <w:ind w:hanging="15"/>
              <w:rPr>
                <w:sz w:val="22"/>
              </w:rPr>
            </w:pPr>
            <w:r>
              <w:rPr>
                <w:sz w:val="22"/>
              </w:rPr>
              <w:t>3</w:t>
            </w:r>
          </w:p>
        </w:tc>
        <w:tc>
          <w:tcPr>
            <w:tcW w:w="1942"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3" w:type="dxa"/>
          </w:tcPr>
          <w:p>
            <w:pPr>
              <w:ind w:hanging="15"/>
              <w:rPr>
                <w:sz w:val="22"/>
              </w:rPr>
            </w:pPr>
            <w:r>
              <w:rPr>
                <w:sz w:val="22"/>
              </w:rPr>
              <w:t>Id tài khoản được cộng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4</w:t>
            </w:r>
          </w:p>
        </w:tc>
        <w:tc>
          <w:tcPr>
            <w:tcW w:w="1942" w:type="dxa"/>
          </w:tcPr>
          <w:p>
            <w:pPr>
              <w:ind w:hanging="15"/>
              <w:rPr>
                <w:sz w:val="22"/>
              </w:rPr>
            </w:pPr>
            <w:r>
              <w:rPr>
                <w:sz w:val="22"/>
              </w:rPr>
              <w:t>ss_scores</w:t>
            </w:r>
          </w:p>
        </w:tc>
        <w:tc>
          <w:tcPr>
            <w:tcW w:w="1227" w:type="dxa"/>
          </w:tcPr>
          <w:p>
            <w:pPr>
              <w:ind w:hanging="15"/>
              <w:rPr>
                <w:sz w:val="22"/>
              </w:rPr>
            </w:pPr>
            <w:r>
              <w:rPr>
                <w:sz w:val="22"/>
              </w:rPr>
              <w:t>int(11)</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Số điểm tính đến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8" w:type="dxa"/>
          </w:tcPr>
          <w:p>
            <w:pPr>
              <w:ind w:hanging="15"/>
              <w:rPr>
                <w:sz w:val="22"/>
              </w:rPr>
            </w:pPr>
            <w:r>
              <w:rPr>
                <w:sz w:val="22"/>
              </w:rPr>
              <w:t>5</w:t>
            </w:r>
          </w:p>
        </w:tc>
        <w:tc>
          <w:tcPr>
            <w:tcW w:w="1942"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tạo</w:t>
            </w:r>
          </w:p>
        </w:tc>
      </w:tr>
      <w:tr>
        <w:tblPrEx>
          <w:tblLayout w:type="fixed"/>
          <w:tblCellMar>
            <w:top w:w="0" w:type="dxa"/>
            <w:left w:w="108" w:type="dxa"/>
            <w:bottom w:w="0" w:type="dxa"/>
            <w:right w:w="108" w:type="dxa"/>
          </w:tblCellMar>
        </w:tblPrEx>
        <w:tc>
          <w:tcPr>
            <w:tcW w:w="608" w:type="dxa"/>
          </w:tcPr>
          <w:p>
            <w:pPr>
              <w:ind w:hanging="15"/>
              <w:rPr>
                <w:sz w:val="22"/>
              </w:rPr>
            </w:pPr>
            <w:r>
              <w:rPr>
                <w:sz w:val="22"/>
              </w:rPr>
              <w:t>6</w:t>
            </w:r>
          </w:p>
        </w:tc>
        <w:tc>
          <w:tcPr>
            <w:tcW w:w="1942"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3" w:type="dxa"/>
          </w:tcPr>
          <w:p>
            <w:pPr>
              <w:ind w:hanging="15"/>
              <w:rPr>
                <w:sz w:val="22"/>
              </w:rPr>
            </w:pPr>
            <w:r>
              <w:rPr>
                <w:sz w:val="22"/>
              </w:rPr>
              <w:t>Lưu thời gian cập nhật gần nhất</w:t>
            </w:r>
          </w:p>
        </w:tc>
      </w:tr>
    </w:tbl>
    <w:p>
      <w:pPr>
        <w:rPr>
          <w:b/>
        </w:rPr>
      </w:pPr>
    </w:p>
    <w:p>
      <w:r>
        <w:t>Ứng với mỗi kết quả sinh viên có thể gửi phản hồi và người chấm điểm cũng có thể trả lời cho phản hồi đó thông qua bảng</w:t>
      </w:r>
    </w:p>
    <w:p>
      <w:pPr>
        <w:rPr>
          <w:b/>
        </w:rPr>
      </w:pPr>
      <w:r>
        <w:rPr>
          <w:b/>
        </w:rPr>
        <w:t>comment:</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41"/>
        <w:gridCol w:w="1227"/>
        <w:gridCol w:w="705"/>
        <w:gridCol w:w="705"/>
        <w:gridCol w:w="3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41"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5"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41" w:type="dxa"/>
          </w:tcPr>
          <w:p>
            <w:pPr>
              <w:ind w:hanging="15"/>
              <w:rPr>
                <w:sz w:val="22"/>
              </w:rPr>
            </w:pPr>
            <w:r>
              <w:rPr>
                <w:sz w:val="22"/>
              </w:rPr>
              <w:t>cm_id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5" w:type="dxa"/>
          </w:tcPr>
          <w:p>
            <w:pPr>
              <w:ind w:hanging="15"/>
              <w:rPr>
                <w:sz w:val="22"/>
              </w:rPr>
            </w:pPr>
            <w:r>
              <w:rPr>
                <w:sz w:val="22"/>
              </w:rPr>
              <w:t>Id 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41" w:type="dxa"/>
          </w:tcPr>
          <w:p>
            <w:pPr>
              <w:ind w:hanging="15"/>
              <w:rPr>
                <w:sz w:val="22"/>
              </w:rPr>
            </w:pPr>
            <w:r>
              <w:rPr>
                <w:sz w:val="22"/>
              </w:rPr>
              <w:t>ss_id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5" w:type="dxa"/>
          </w:tcPr>
          <w:p>
            <w:pPr>
              <w:ind w:hanging="15"/>
              <w:rPr>
                <w:sz w:val="22"/>
              </w:rPr>
            </w:pPr>
            <w:r>
              <w:rPr>
                <w:sz w:val="22"/>
              </w:rPr>
              <w:t>Id mục cộng điểm trong bảng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41"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5" w:type="dxa"/>
          </w:tcPr>
          <w:p>
            <w:pPr>
              <w:ind w:hanging="15"/>
              <w:rPr>
                <w:sz w:val="22"/>
              </w:rPr>
            </w:pPr>
            <w:r>
              <w:rPr>
                <w:sz w:val="22"/>
              </w:rPr>
              <w:t>Id tài khoản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41" w:type="dxa"/>
          </w:tcPr>
          <w:p>
            <w:pPr>
              <w:ind w:hanging="15"/>
              <w:rPr>
                <w:sz w:val="22"/>
              </w:rPr>
            </w:pPr>
            <w:r>
              <w:rPr>
                <w:sz w:val="22"/>
              </w:rPr>
              <w:t>cm_note</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Nội dung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41" w:type="dxa"/>
          </w:tcPr>
          <w:p>
            <w:pPr>
              <w:ind w:hanging="15"/>
              <w:rPr>
                <w:sz w:val="22"/>
              </w:rPr>
            </w:pPr>
            <w:r>
              <w:rPr>
                <w:sz w:val="22"/>
              </w:rPr>
              <w:t>cm_active</w:t>
            </w:r>
          </w:p>
        </w:tc>
        <w:tc>
          <w:tcPr>
            <w:tcW w:w="1227" w:type="dxa"/>
          </w:tcPr>
          <w:p>
            <w:pPr>
              <w:ind w:hanging="15"/>
              <w:rPr>
                <w:sz w:val="22"/>
              </w:rPr>
            </w:pPr>
            <w:r>
              <w:rPr>
                <w:sz w:val="22"/>
              </w:rPr>
              <w:t>tinyint(4)</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6</w:t>
            </w:r>
          </w:p>
        </w:tc>
        <w:tc>
          <w:tcPr>
            <w:tcW w:w="1941"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7</w:t>
            </w:r>
          </w:p>
        </w:tc>
        <w:tc>
          <w:tcPr>
            <w:tcW w:w="1941"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cập nhật gần nhất</w:t>
            </w:r>
          </w:p>
        </w:tc>
      </w:tr>
    </w:tbl>
    <w:p>
      <w:r>
        <w:t>Với các phân quyền là cán bộ bảng assignment cho biết cán bộ nào được phân công chấm lớp nào.</w:t>
      </w:r>
      <w:r>
        <w:tab/>
      </w:r>
    </w:p>
    <w:p>
      <w:pPr>
        <w:rPr>
          <w:b/>
        </w:rPr>
      </w:pPr>
      <w:r>
        <w:rPr>
          <w:b/>
        </w:rPr>
        <w:t>assignment:</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41"/>
        <w:gridCol w:w="1227"/>
        <w:gridCol w:w="705"/>
        <w:gridCol w:w="705"/>
        <w:gridCol w:w="3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41"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5"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41" w:type="dxa"/>
          </w:tcPr>
          <w:p>
            <w:pPr>
              <w:ind w:hanging="15"/>
              <w:rPr>
                <w:sz w:val="22"/>
              </w:rPr>
            </w:pPr>
            <w:r>
              <w:rPr>
                <w:sz w:val="22"/>
              </w:rPr>
              <w:t>as_id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5" w:type="dxa"/>
          </w:tcPr>
          <w:p>
            <w:pPr>
              <w:ind w:hanging="15"/>
              <w:rPr>
                <w:sz w:val="22"/>
              </w:rPr>
            </w:pPr>
            <w:r>
              <w:rPr>
                <w:sz w:val="22"/>
              </w:rPr>
              <w:t>Id bảng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41" w:type="dxa"/>
          </w:tcPr>
          <w:p>
            <w:pPr>
              <w:ind w:hanging="15"/>
              <w:rPr>
                <w:sz w:val="22"/>
              </w:rPr>
            </w:pPr>
            <w:r>
              <w:rPr>
                <w:sz w:val="22"/>
              </w:rPr>
              <w:t>u_id</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5" w:type="dxa"/>
          </w:tcPr>
          <w:p>
            <w:pPr>
              <w:ind w:hanging="15"/>
              <w:rPr>
                <w:sz w:val="22"/>
              </w:rPr>
            </w:pPr>
            <w:r>
              <w:rPr>
                <w:sz w:val="22"/>
              </w:rPr>
              <w:t>Id tài khoản cán bộ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41" w:type="dxa"/>
          </w:tcPr>
          <w:p>
            <w:pPr>
              <w:ind w:hanging="15"/>
              <w:rPr>
                <w:sz w:val="22"/>
              </w:rPr>
            </w:pPr>
            <w:r>
              <w:rPr>
                <w:sz w:val="22"/>
              </w:rPr>
              <w:t>cl_id</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Id lớp được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41"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41"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cập nhật gần nhất</w:t>
            </w:r>
          </w:p>
        </w:tc>
      </w:tr>
    </w:tbl>
    <w:p>
      <w:r>
        <w:t>Mỗi phân quyền được phép truy cập các chức năng riêng, phần này được lưu trong bảng permission</w:t>
      </w:r>
    </w:p>
    <w:p>
      <w:pPr>
        <w:rPr>
          <w:b/>
        </w:rPr>
      </w:pPr>
      <w:r>
        <w:rPr>
          <w:b/>
        </w:rPr>
        <w:t>permission</w:t>
      </w:r>
    </w:p>
    <w:tbl>
      <w:tblPr>
        <w:tblStyle w:val="30"/>
        <w:tblW w:w="8820"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1941"/>
        <w:gridCol w:w="1227"/>
        <w:gridCol w:w="705"/>
        <w:gridCol w:w="705"/>
        <w:gridCol w:w="3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shd w:val="clear" w:color="auto" w:fill="F1F1F1" w:themeFill="background1" w:themeFillShade="F2"/>
          </w:tcPr>
          <w:p>
            <w:pPr>
              <w:ind w:hanging="15"/>
              <w:rPr>
                <w:sz w:val="22"/>
              </w:rPr>
            </w:pPr>
            <w:r>
              <w:rPr>
                <w:sz w:val="22"/>
              </w:rPr>
              <w:t>STT</w:t>
            </w:r>
          </w:p>
        </w:tc>
        <w:tc>
          <w:tcPr>
            <w:tcW w:w="1941" w:type="dxa"/>
            <w:shd w:val="clear" w:color="auto" w:fill="F1F1F1" w:themeFill="background1" w:themeFillShade="F2"/>
          </w:tcPr>
          <w:p>
            <w:pPr>
              <w:ind w:hanging="15"/>
              <w:rPr>
                <w:sz w:val="22"/>
              </w:rPr>
            </w:pPr>
            <w:r>
              <w:rPr>
                <w:sz w:val="22"/>
              </w:rPr>
              <w:t>Thuộc tính</w:t>
            </w:r>
          </w:p>
        </w:tc>
        <w:tc>
          <w:tcPr>
            <w:tcW w:w="1227" w:type="dxa"/>
            <w:shd w:val="clear" w:color="auto" w:fill="F1F1F1" w:themeFill="background1" w:themeFillShade="F2"/>
          </w:tcPr>
          <w:p>
            <w:pPr>
              <w:ind w:hanging="15"/>
              <w:rPr>
                <w:sz w:val="22"/>
              </w:rPr>
            </w:pPr>
            <w:r>
              <w:rPr>
                <w:sz w:val="22"/>
              </w:rPr>
              <w:t>Kiểu</w:t>
            </w:r>
          </w:p>
        </w:tc>
        <w:tc>
          <w:tcPr>
            <w:tcW w:w="705" w:type="dxa"/>
            <w:shd w:val="clear" w:color="auto" w:fill="F1F1F1" w:themeFill="background1" w:themeFillShade="F2"/>
          </w:tcPr>
          <w:p>
            <w:pPr>
              <w:ind w:hanging="15"/>
              <w:rPr>
                <w:sz w:val="22"/>
              </w:rPr>
            </w:pPr>
            <w:r>
              <w:rPr>
                <w:sz w:val="22"/>
              </w:rPr>
              <w:t>Khóa chính</w:t>
            </w:r>
          </w:p>
        </w:tc>
        <w:tc>
          <w:tcPr>
            <w:tcW w:w="705" w:type="dxa"/>
            <w:shd w:val="clear" w:color="auto" w:fill="F1F1F1" w:themeFill="background1" w:themeFillShade="F2"/>
          </w:tcPr>
          <w:p>
            <w:pPr>
              <w:ind w:hanging="15"/>
              <w:rPr>
                <w:sz w:val="22"/>
              </w:rPr>
            </w:pPr>
            <w:r>
              <w:rPr>
                <w:sz w:val="22"/>
              </w:rPr>
              <w:t>Khóa ngoại</w:t>
            </w:r>
          </w:p>
        </w:tc>
        <w:tc>
          <w:tcPr>
            <w:tcW w:w="3635" w:type="dxa"/>
            <w:shd w:val="clear" w:color="auto" w:fill="F1F1F1" w:themeFill="background1" w:themeFillShade="F2"/>
          </w:tcPr>
          <w:p>
            <w:pPr>
              <w:ind w:hanging="15"/>
              <w:rPr>
                <w:sz w:val="22"/>
              </w:rPr>
            </w:pPr>
            <w:r>
              <w:rPr>
                <w:sz w:val="22"/>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1</w:t>
            </w:r>
          </w:p>
        </w:tc>
        <w:tc>
          <w:tcPr>
            <w:tcW w:w="1941" w:type="dxa"/>
          </w:tcPr>
          <w:p>
            <w:pPr>
              <w:ind w:hanging="15"/>
              <w:rPr>
                <w:sz w:val="22"/>
              </w:rPr>
            </w:pPr>
            <w:r>
              <w:rPr>
                <w:sz w:val="22"/>
              </w:rPr>
              <w:t>pm_id</w:t>
            </w:r>
          </w:p>
        </w:tc>
        <w:tc>
          <w:tcPr>
            <w:tcW w:w="1227" w:type="dxa"/>
          </w:tcPr>
          <w:p>
            <w:pPr>
              <w:ind w:hanging="15"/>
              <w:rPr>
                <w:sz w:val="22"/>
              </w:rPr>
            </w:pPr>
            <w:r>
              <w:rPr>
                <w:sz w:val="22"/>
              </w:rPr>
              <w:t>varchar(80)</w:t>
            </w:r>
          </w:p>
        </w:tc>
        <w:tc>
          <w:tcPr>
            <w:tcW w:w="705" w:type="dxa"/>
          </w:tcPr>
          <w:p>
            <w:pPr>
              <w:ind w:hanging="15"/>
              <w:rPr>
                <w:sz w:val="22"/>
              </w:rPr>
            </w:pPr>
            <w:r>
              <w:rPr>
                <w:sz w:val="22"/>
              </w:rPr>
              <w:t>x</w:t>
            </w:r>
          </w:p>
        </w:tc>
        <w:tc>
          <w:tcPr>
            <w:tcW w:w="705" w:type="dxa"/>
          </w:tcPr>
          <w:p>
            <w:pPr>
              <w:ind w:hanging="15"/>
              <w:rPr>
                <w:sz w:val="22"/>
              </w:rPr>
            </w:pPr>
          </w:p>
        </w:tc>
        <w:tc>
          <w:tcPr>
            <w:tcW w:w="3635" w:type="dxa"/>
          </w:tcPr>
          <w:p>
            <w:pPr>
              <w:ind w:hanging="15"/>
              <w:rPr>
                <w:sz w:val="22"/>
              </w:rPr>
            </w:pPr>
            <w:r>
              <w:rPr>
                <w:sz w:val="22"/>
              </w:rPr>
              <w:t>Id bảng phân quyền chức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2</w:t>
            </w:r>
          </w:p>
        </w:tc>
        <w:tc>
          <w:tcPr>
            <w:tcW w:w="1941" w:type="dxa"/>
          </w:tcPr>
          <w:p>
            <w:pPr>
              <w:ind w:hanging="15"/>
              <w:rPr>
                <w:sz w:val="22"/>
              </w:rPr>
            </w:pPr>
            <w:r>
              <w:rPr>
                <w:sz w:val="22"/>
              </w:rPr>
              <w:t>item</w:t>
            </w:r>
          </w:p>
        </w:tc>
        <w:tc>
          <w:tcPr>
            <w:tcW w:w="1227" w:type="dxa"/>
          </w:tcPr>
          <w:p>
            <w:pPr>
              <w:ind w:hanging="15"/>
              <w:rPr>
                <w:sz w:val="22"/>
              </w:rPr>
            </w:pPr>
            <w:r>
              <w:rPr>
                <w:sz w:val="22"/>
              </w:rPr>
              <w:t>varchar(80)</w:t>
            </w:r>
          </w:p>
        </w:tc>
        <w:tc>
          <w:tcPr>
            <w:tcW w:w="705" w:type="dxa"/>
          </w:tcPr>
          <w:p>
            <w:pPr>
              <w:ind w:hanging="15"/>
              <w:rPr>
                <w:sz w:val="22"/>
              </w:rPr>
            </w:pPr>
          </w:p>
        </w:tc>
        <w:tc>
          <w:tcPr>
            <w:tcW w:w="705" w:type="dxa"/>
          </w:tcPr>
          <w:p>
            <w:pPr>
              <w:ind w:hanging="15"/>
              <w:rPr>
                <w:sz w:val="22"/>
              </w:rPr>
            </w:pPr>
            <w:r>
              <w:rPr>
                <w:sz w:val="22"/>
              </w:rPr>
              <w:t>x</w:t>
            </w:r>
          </w:p>
        </w:tc>
        <w:tc>
          <w:tcPr>
            <w:tcW w:w="3635" w:type="dxa"/>
          </w:tcPr>
          <w:p>
            <w:pPr>
              <w:ind w:hanging="15"/>
              <w:rPr>
                <w:sz w:val="22"/>
              </w:rPr>
            </w:pPr>
            <w:r>
              <w:rPr>
                <w:sz w:val="22"/>
              </w:rPr>
              <w:t>Tên chức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3</w:t>
            </w:r>
          </w:p>
        </w:tc>
        <w:tc>
          <w:tcPr>
            <w:tcW w:w="1941" w:type="dxa"/>
          </w:tcPr>
          <w:p>
            <w:pPr>
              <w:ind w:hanging="15"/>
              <w:rPr>
                <w:sz w:val="22"/>
              </w:rPr>
            </w:pPr>
            <w:r>
              <w:rPr>
                <w:sz w:val="22"/>
              </w:rPr>
              <w:t>pm_route</w:t>
            </w:r>
          </w:p>
        </w:tc>
        <w:tc>
          <w:tcPr>
            <w:tcW w:w="1227" w:type="dxa"/>
          </w:tcPr>
          <w:p>
            <w:pPr>
              <w:ind w:hanging="15"/>
              <w:rPr>
                <w:sz w:val="22"/>
              </w:rPr>
            </w:pPr>
            <w:r>
              <w:rPr>
                <w:sz w:val="22"/>
              </w:rPr>
              <w:t>text</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Đường dẫn gọi chức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4</w:t>
            </w:r>
          </w:p>
        </w:tc>
        <w:tc>
          <w:tcPr>
            <w:tcW w:w="1941" w:type="dxa"/>
          </w:tcPr>
          <w:p>
            <w:pPr>
              <w:ind w:hanging="15"/>
              <w:rPr>
                <w:sz w:val="22"/>
              </w:rPr>
            </w:pPr>
            <w:r>
              <w:rPr>
                <w:sz w:val="22"/>
              </w:rPr>
              <w:t>created_at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07" w:type="dxa"/>
          </w:tcPr>
          <w:p>
            <w:pPr>
              <w:ind w:hanging="15"/>
              <w:rPr>
                <w:sz w:val="22"/>
              </w:rPr>
            </w:pPr>
            <w:r>
              <w:rPr>
                <w:sz w:val="22"/>
              </w:rPr>
              <w:t>5</w:t>
            </w:r>
          </w:p>
        </w:tc>
        <w:tc>
          <w:tcPr>
            <w:tcW w:w="1941" w:type="dxa"/>
          </w:tcPr>
          <w:p>
            <w:pPr>
              <w:ind w:hanging="15"/>
              <w:rPr>
                <w:sz w:val="22"/>
              </w:rPr>
            </w:pPr>
            <w:r>
              <w:rPr>
                <w:sz w:val="22"/>
              </w:rPr>
              <w:t>updated_at</w:t>
            </w:r>
          </w:p>
        </w:tc>
        <w:tc>
          <w:tcPr>
            <w:tcW w:w="1227" w:type="dxa"/>
          </w:tcPr>
          <w:p>
            <w:pPr>
              <w:ind w:hanging="15"/>
              <w:rPr>
                <w:sz w:val="22"/>
              </w:rPr>
            </w:pPr>
            <w:r>
              <w:rPr>
                <w:sz w:val="22"/>
              </w:rPr>
              <w:t>timestamp</w:t>
            </w:r>
          </w:p>
        </w:tc>
        <w:tc>
          <w:tcPr>
            <w:tcW w:w="705" w:type="dxa"/>
          </w:tcPr>
          <w:p>
            <w:pPr>
              <w:ind w:hanging="15"/>
              <w:rPr>
                <w:sz w:val="22"/>
              </w:rPr>
            </w:pPr>
          </w:p>
        </w:tc>
        <w:tc>
          <w:tcPr>
            <w:tcW w:w="705" w:type="dxa"/>
          </w:tcPr>
          <w:p>
            <w:pPr>
              <w:ind w:hanging="15"/>
              <w:rPr>
                <w:sz w:val="22"/>
              </w:rPr>
            </w:pPr>
          </w:p>
        </w:tc>
        <w:tc>
          <w:tcPr>
            <w:tcW w:w="3635" w:type="dxa"/>
          </w:tcPr>
          <w:p>
            <w:pPr>
              <w:ind w:hanging="15"/>
              <w:rPr>
                <w:sz w:val="22"/>
              </w:rPr>
            </w:pPr>
            <w:r>
              <w:rPr>
                <w:sz w:val="22"/>
              </w:rPr>
              <w:t>Lưu thời gian cập nhật gần nhất</w:t>
            </w:r>
          </w:p>
        </w:tc>
      </w:tr>
    </w:tbl>
    <w:p>
      <w:pPr>
        <w:rPr>
          <w:b/>
        </w:rPr>
      </w:pPr>
    </w:p>
    <w:p>
      <w:r>
        <w:t>Ngoài các bảng trên Laravel hỗ trợ đăng nhập người dùng và bảo mật request thông qua các bạn tự cài mặc định</w:t>
      </w:r>
    </w:p>
    <w:p>
      <w:pPr>
        <w:rPr>
          <w:b/>
        </w:rPr>
      </w:pPr>
      <w:r>
        <w:drawing>
          <wp:inline distT="0" distB="0" distL="0" distR="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0"/>
                    <a:stretch>
                      <a:fillRect/>
                    </a:stretch>
                  </pic:blipFill>
                  <pic:spPr>
                    <a:xfrm>
                      <a:off x="0" y="0"/>
                      <a:ext cx="1943100" cy="1333500"/>
                    </a:xfrm>
                    <a:prstGeom prst="rect">
                      <a:avLst/>
                    </a:prstGeom>
                  </pic:spPr>
                </pic:pic>
              </a:graphicData>
            </a:graphic>
          </wp:inline>
        </w:drawing>
      </w:r>
    </w:p>
    <w:p>
      <w:pPr>
        <w:pStyle w:val="3"/>
      </w:pPr>
      <w:bookmarkStart w:id="104" w:name="_Toc531547467"/>
      <w:r>
        <w:t>Thiết kế theo chức năng</w:t>
      </w:r>
      <w:bookmarkEnd w:id="104"/>
    </w:p>
    <w:p>
      <w:pPr>
        <w:pStyle w:val="4"/>
      </w:pPr>
      <w:r>
        <w:t>Đăng nhập</w:t>
      </w:r>
    </w:p>
    <w:p>
      <w:pPr>
        <w:pStyle w:val="41"/>
        <w:numPr>
          <w:ilvl w:val="0"/>
          <w:numId w:val="4"/>
        </w:numPr>
        <w:rPr>
          <w:lang w:eastAsia="zh-CN"/>
        </w:rPr>
      </w:pPr>
      <w:r>
        <w:rPr>
          <w:lang w:eastAsia="zh-CN"/>
        </w:rPr>
        <w:t>Mục đích: Đăng nhập vào hệ thống/ Đăng xuất tài khoản khỏi hệ thống</w:t>
      </w:r>
    </w:p>
    <w:p>
      <w:pPr>
        <w:pStyle w:val="41"/>
        <w:numPr>
          <w:ilvl w:val="0"/>
          <w:numId w:val="4"/>
        </w:numPr>
        <w:rPr>
          <w:lang w:eastAsia="zh-CN"/>
        </w:rPr>
      </w:pPr>
      <w:r>
        <w:rPr>
          <w:lang w:eastAsia="zh-CN"/>
        </w:rPr>
        <w:t>Giao diện:</w:t>
      </w:r>
    </w:p>
    <w:p>
      <w:pPr>
        <w:rPr>
          <w:lang w:eastAsia="zh-CN"/>
        </w:rPr>
      </w:pPr>
      <w:r>
        <w:drawing>
          <wp:inline distT="0" distB="0" distL="0" distR="0">
            <wp:extent cx="3381375" cy="289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389832" cy="2906503"/>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shd w:val="clear" w:color="auto" w:fill="F1F1F1" w:themeFill="background1" w:themeFillShade="F2"/>
          </w:tcPr>
          <w:p>
            <w:pPr>
              <w:ind w:firstLine="0"/>
              <w:jc w:val="center"/>
              <w:rPr>
                <w:sz w:val="22"/>
                <w:lang w:eastAsia="zh-CN"/>
              </w:rPr>
            </w:pPr>
            <w:r>
              <w:rPr>
                <w:sz w:val="22"/>
                <w:lang w:eastAsia="zh-CN"/>
              </w:rPr>
              <w:t>STT</w:t>
            </w:r>
          </w:p>
        </w:tc>
        <w:tc>
          <w:tcPr>
            <w:tcW w:w="2126" w:type="dxa"/>
            <w:shd w:val="clear" w:color="auto" w:fill="F1F1F1" w:themeFill="background1" w:themeFillShade="F2"/>
          </w:tcPr>
          <w:p>
            <w:pPr>
              <w:ind w:firstLine="0"/>
              <w:jc w:val="center"/>
              <w:rPr>
                <w:sz w:val="22"/>
                <w:lang w:eastAsia="zh-CN"/>
              </w:rPr>
            </w:pPr>
            <w:r>
              <w:rPr>
                <w:sz w:val="22"/>
                <w:lang w:eastAsia="zh-CN"/>
              </w:rPr>
              <w:t>Loại điều khiển</w:t>
            </w:r>
          </w:p>
        </w:tc>
        <w:tc>
          <w:tcPr>
            <w:tcW w:w="1985" w:type="dxa"/>
            <w:shd w:val="clear" w:color="auto" w:fill="F1F1F1" w:themeFill="background1" w:themeFillShade="F2"/>
          </w:tcPr>
          <w:p>
            <w:pPr>
              <w:ind w:firstLine="0"/>
              <w:jc w:val="center"/>
              <w:rPr>
                <w:sz w:val="22"/>
                <w:lang w:eastAsia="zh-CN"/>
              </w:rPr>
            </w:pPr>
            <w:r>
              <w:rPr>
                <w:sz w:val="22"/>
                <w:lang w:eastAsia="zh-CN"/>
              </w:rPr>
              <w:t>Giá trị mặc định</w:t>
            </w:r>
          </w:p>
        </w:tc>
        <w:tc>
          <w:tcPr>
            <w:tcW w:w="3963" w:type="dxa"/>
            <w:shd w:val="clear" w:color="auto" w:fill="F1F1F1" w:themeFill="background1" w:themeFillShade="F2"/>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 xml:space="preserve">Link </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Đến trang chủ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 xml:space="preserve">Input </w:t>
            </w:r>
          </w:p>
        </w:tc>
        <w:tc>
          <w:tcPr>
            <w:tcW w:w="1985" w:type="dxa"/>
          </w:tcPr>
          <w:p>
            <w:pPr>
              <w:ind w:firstLine="0"/>
              <w:jc w:val="left"/>
              <w:rPr>
                <w:sz w:val="22"/>
                <w:lang w:eastAsia="zh-CN"/>
              </w:rPr>
            </w:pPr>
            <w:r>
              <w:rPr>
                <w:sz w:val="22"/>
                <w:lang w:eastAsia="zh-CN"/>
              </w:rPr>
              <w:t>NULL</w:t>
            </w:r>
          </w:p>
        </w:tc>
        <w:tc>
          <w:tcPr>
            <w:tcW w:w="3963" w:type="dxa"/>
          </w:tcPr>
          <w:p>
            <w:pPr>
              <w:ind w:firstLine="0"/>
              <w:jc w:val="left"/>
              <w:rPr>
                <w:sz w:val="22"/>
                <w:lang w:eastAsia="zh-CN"/>
              </w:rPr>
            </w:pPr>
            <w:r>
              <w:rPr>
                <w:sz w:val="22"/>
                <w:lang w:eastAsia="zh-CN"/>
              </w:rPr>
              <w:t>ID CUSC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 xml:space="preserve">Input </w:t>
            </w:r>
          </w:p>
        </w:tc>
        <w:tc>
          <w:tcPr>
            <w:tcW w:w="1985" w:type="dxa"/>
          </w:tcPr>
          <w:p>
            <w:pPr>
              <w:ind w:firstLine="0"/>
              <w:jc w:val="left"/>
              <w:rPr>
                <w:sz w:val="22"/>
                <w:lang w:eastAsia="zh-CN"/>
              </w:rPr>
            </w:pPr>
            <w:r>
              <w:rPr>
                <w:sz w:val="22"/>
                <w:lang w:eastAsia="zh-CN"/>
              </w:rPr>
              <w:t>NULL</w:t>
            </w:r>
          </w:p>
        </w:tc>
        <w:tc>
          <w:tcPr>
            <w:tcW w:w="3963" w:type="dxa"/>
          </w:tcPr>
          <w:p>
            <w:pPr>
              <w:ind w:firstLine="0"/>
              <w:jc w:val="left"/>
              <w:rPr>
                <w:sz w:val="22"/>
                <w:lang w:eastAsia="zh-CN"/>
              </w:rPr>
            </w:pPr>
            <w:r>
              <w:rPr>
                <w:sz w:val="22"/>
                <w:lang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Nút xác nhận đăng nhập</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222"/>
        <w:gridCol w:w="1463"/>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222" w:type="dxa"/>
            <w:vMerge w:val="restart"/>
          </w:tcPr>
          <w:p>
            <w:pPr>
              <w:ind w:firstLine="0"/>
              <w:jc w:val="center"/>
              <w:rPr>
                <w:sz w:val="22"/>
                <w:lang w:eastAsia="zh-CN"/>
              </w:rPr>
            </w:pPr>
            <w:r>
              <w:rPr>
                <w:sz w:val="22"/>
                <w:lang w:eastAsia="zh-CN"/>
              </w:rPr>
              <w:t>Tên bảng</w:t>
            </w:r>
          </w:p>
        </w:tc>
        <w:tc>
          <w:tcPr>
            <w:tcW w:w="5852"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rPr>
                <w:sz w:val="22"/>
                <w:lang w:eastAsia="zh-CN"/>
              </w:rPr>
            </w:pPr>
          </w:p>
        </w:tc>
        <w:tc>
          <w:tcPr>
            <w:tcW w:w="2222" w:type="dxa"/>
            <w:vMerge w:val="continue"/>
          </w:tcPr>
          <w:p>
            <w:pPr>
              <w:ind w:firstLine="0"/>
              <w:rPr>
                <w:sz w:val="22"/>
                <w:lang w:eastAsia="zh-CN"/>
              </w:rPr>
            </w:pPr>
          </w:p>
        </w:tc>
        <w:tc>
          <w:tcPr>
            <w:tcW w:w="1463"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222" w:type="dxa"/>
          </w:tcPr>
          <w:p>
            <w:pPr>
              <w:ind w:firstLine="0"/>
              <w:jc w:val="left"/>
              <w:rPr>
                <w:sz w:val="22"/>
                <w:lang w:eastAsia="zh-CN"/>
              </w:rPr>
            </w:pPr>
            <w:r>
              <w:rPr>
                <w:sz w:val="22"/>
                <w:lang w:eastAsia="zh-CN"/>
              </w:rPr>
              <w:t>users</w:t>
            </w: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222" w:type="dxa"/>
          </w:tcPr>
          <w:p>
            <w:pPr>
              <w:ind w:firstLine="0"/>
              <w:jc w:val="left"/>
              <w:rPr>
                <w:sz w:val="22"/>
                <w:lang w:eastAsia="zh-CN"/>
              </w:rPr>
            </w:pPr>
            <w:r>
              <w:rPr>
                <w:sz w:val="22"/>
                <w:lang w:eastAsia="zh-CN"/>
              </w:rPr>
              <w:t>roles</w:t>
            </w: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4438650" cy="420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4438650" cy="4200525"/>
                    </a:xfrm>
                    <a:prstGeom prst="rect">
                      <a:avLst/>
                    </a:prstGeom>
                  </pic:spPr>
                </pic:pic>
              </a:graphicData>
            </a:graphic>
          </wp:inline>
        </w:drawing>
      </w:r>
    </w:p>
    <w:p>
      <w:pPr>
        <w:pStyle w:val="4"/>
      </w:pPr>
      <w:r>
        <w:t>Đổi mật khẩu</w:t>
      </w:r>
    </w:p>
    <w:p>
      <w:pPr>
        <w:pStyle w:val="41"/>
        <w:numPr>
          <w:ilvl w:val="0"/>
          <w:numId w:val="4"/>
        </w:numPr>
        <w:rPr>
          <w:lang w:eastAsia="zh-CN"/>
        </w:rPr>
      </w:pPr>
      <w:r>
        <w:rPr>
          <w:lang w:eastAsia="zh-CN"/>
        </w:rPr>
        <w:t>Mục đích: Đổi mật khẩu tài khoản cá nhân</w:t>
      </w:r>
    </w:p>
    <w:p>
      <w:pPr>
        <w:pStyle w:val="41"/>
        <w:numPr>
          <w:ilvl w:val="0"/>
          <w:numId w:val="4"/>
        </w:numPr>
        <w:rPr>
          <w:lang w:eastAsia="zh-CN"/>
        </w:rPr>
      </w:pPr>
      <w:r>
        <w:rPr>
          <w:lang w:eastAsia="zh-CN"/>
        </w:rPr>
        <w:t>Giao diện:</w:t>
      </w:r>
    </w:p>
    <w:p>
      <w:pPr>
        <w:rPr>
          <w:lang w:eastAsia="zh-CN"/>
        </w:rPr>
      </w:pP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2268"/>
        <w:gridCol w:w="3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2268" w:type="dxa"/>
          </w:tcPr>
          <w:p>
            <w:pPr>
              <w:ind w:firstLine="0"/>
              <w:jc w:val="center"/>
              <w:rPr>
                <w:sz w:val="22"/>
                <w:lang w:eastAsia="zh-CN"/>
              </w:rPr>
            </w:pPr>
            <w:r>
              <w:rPr>
                <w:sz w:val="22"/>
                <w:lang w:eastAsia="zh-CN"/>
              </w:rPr>
              <w:t>Giá trị mặc định</w:t>
            </w:r>
          </w:p>
        </w:tc>
        <w:tc>
          <w:tcPr>
            <w:tcW w:w="3680"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 xml:space="preserve">Input </w:t>
            </w:r>
          </w:p>
        </w:tc>
        <w:tc>
          <w:tcPr>
            <w:tcW w:w="2268" w:type="dxa"/>
          </w:tcPr>
          <w:p>
            <w:pPr>
              <w:ind w:firstLine="0"/>
              <w:jc w:val="left"/>
              <w:rPr>
                <w:sz w:val="22"/>
                <w:lang w:eastAsia="zh-CN"/>
              </w:rPr>
            </w:pPr>
            <w:r>
              <w:rPr>
                <w:sz w:val="22"/>
                <w:lang w:eastAsia="zh-CN"/>
              </w:rPr>
              <w:t>NULL</w:t>
            </w:r>
          </w:p>
        </w:tc>
        <w:tc>
          <w:tcPr>
            <w:tcW w:w="3680" w:type="dxa"/>
          </w:tcPr>
          <w:p>
            <w:pPr>
              <w:ind w:firstLine="0"/>
              <w:jc w:val="left"/>
              <w:rPr>
                <w:sz w:val="22"/>
                <w:lang w:eastAsia="zh-CN"/>
              </w:rPr>
            </w:pPr>
            <w:r>
              <w:rPr>
                <w:sz w:val="22"/>
                <w:lang w:eastAsia="zh-CN"/>
              </w:rPr>
              <w:t>Mật khẩu 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 xml:space="preserve">Input </w:t>
            </w:r>
          </w:p>
        </w:tc>
        <w:tc>
          <w:tcPr>
            <w:tcW w:w="2268" w:type="dxa"/>
          </w:tcPr>
          <w:p>
            <w:pPr>
              <w:ind w:firstLine="0"/>
              <w:jc w:val="left"/>
              <w:rPr>
                <w:sz w:val="22"/>
                <w:lang w:eastAsia="zh-CN"/>
              </w:rPr>
            </w:pPr>
            <w:r>
              <w:rPr>
                <w:sz w:val="22"/>
                <w:lang w:eastAsia="zh-CN"/>
              </w:rPr>
              <w:t>NULL</w:t>
            </w:r>
          </w:p>
        </w:tc>
        <w:tc>
          <w:tcPr>
            <w:tcW w:w="3680" w:type="dxa"/>
          </w:tcPr>
          <w:p>
            <w:pPr>
              <w:ind w:firstLine="0"/>
              <w:jc w:val="left"/>
              <w:rPr>
                <w:sz w:val="22"/>
                <w:lang w:eastAsia="zh-CN"/>
              </w:rPr>
            </w:pPr>
            <w:r>
              <w:rPr>
                <w:sz w:val="22"/>
                <w:lang w:eastAsia="zh-CN"/>
              </w:rPr>
              <w:t>Mật khẩu mới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 xml:space="preserve">Input </w:t>
            </w:r>
          </w:p>
        </w:tc>
        <w:tc>
          <w:tcPr>
            <w:tcW w:w="2268" w:type="dxa"/>
          </w:tcPr>
          <w:p>
            <w:pPr>
              <w:ind w:firstLine="0"/>
              <w:jc w:val="left"/>
              <w:rPr>
                <w:sz w:val="22"/>
                <w:lang w:eastAsia="zh-CN"/>
              </w:rPr>
            </w:pPr>
            <w:r>
              <w:rPr>
                <w:sz w:val="22"/>
                <w:lang w:eastAsia="zh-CN"/>
              </w:rPr>
              <w:t>NULL</w:t>
            </w:r>
          </w:p>
        </w:tc>
        <w:tc>
          <w:tcPr>
            <w:tcW w:w="3680" w:type="dxa"/>
          </w:tcPr>
          <w:p>
            <w:pPr>
              <w:ind w:firstLine="0"/>
              <w:jc w:val="left"/>
              <w:rPr>
                <w:sz w:val="22"/>
                <w:lang w:eastAsia="zh-CN"/>
              </w:rPr>
            </w:pPr>
            <w:r>
              <w:rPr>
                <w:sz w:val="22"/>
                <w:lang w:eastAsia="zh-CN"/>
              </w:rPr>
              <w:t>Nhập lại mật khẩu mới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 xml:space="preserve">Button </w:t>
            </w:r>
          </w:p>
        </w:tc>
        <w:tc>
          <w:tcPr>
            <w:tcW w:w="2268" w:type="dxa"/>
          </w:tcPr>
          <w:p>
            <w:pPr>
              <w:ind w:firstLine="0"/>
              <w:jc w:val="left"/>
              <w:rPr>
                <w:sz w:val="22"/>
                <w:lang w:eastAsia="zh-CN"/>
              </w:rPr>
            </w:pPr>
          </w:p>
        </w:tc>
        <w:tc>
          <w:tcPr>
            <w:tcW w:w="3680" w:type="dxa"/>
          </w:tcPr>
          <w:p>
            <w:pPr>
              <w:ind w:firstLine="0"/>
              <w:jc w:val="left"/>
              <w:rPr>
                <w:sz w:val="22"/>
                <w:lang w:eastAsia="zh-CN"/>
              </w:rPr>
            </w:pPr>
            <w:r>
              <w:rPr>
                <w:sz w:val="22"/>
                <w:lang w:eastAsia="zh-CN"/>
              </w:rPr>
              <w:t>Nút xác nhận đổi mật khẩu</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222"/>
        <w:gridCol w:w="1463"/>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222" w:type="dxa"/>
            <w:vMerge w:val="restart"/>
          </w:tcPr>
          <w:p>
            <w:pPr>
              <w:ind w:firstLine="0"/>
              <w:jc w:val="center"/>
              <w:rPr>
                <w:sz w:val="22"/>
                <w:lang w:eastAsia="zh-CN"/>
              </w:rPr>
            </w:pPr>
            <w:r>
              <w:rPr>
                <w:sz w:val="22"/>
                <w:lang w:eastAsia="zh-CN"/>
              </w:rPr>
              <w:t>Tên bảng</w:t>
            </w:r>
          </w:p>
        </w:tc>
        <w:tc>
          <w:tcPr>
            <w:tcW w:w="5852"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222" w:type="dxa"/>
            <w:vMerge w:val="continue"/>
          </w:tcPr>
          <w:p>
            <w:pPr>
              <w:ind w:firstLine="0"/>
              <w:rPr>
                <w:sz w:val="22"/>
                <w:lang w:eastAsia="zh-CN"/>
              </w:rPr>
            </w:pPr>
          </w:p>
        </w:tc>
        <w:tc>
          <w:tcPr>
            <w:tcW w:w="1463"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222" w:type="dxa"/>
          </w:tcPr>
          <w:p>
            <w:pPr>
              <w:ind w:firstLine="0"/>
              <w:jc w:val="left"/>
              <w:rPr>
                <w:sz w:val="22"/>
                <w:lang w:eastAsia="zh-CN"/>
              </w:rPr>
            </w:pPr>
            <w:r>
              <w:rPr>
                <w:sz w:val="22"/>
                <w:lang w:eastAsia="zh-CN"/>
              </w:rPr>
              <w:t>users</w:t>
            </w: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222" w:type="dxa"/>
          </w:tcPr>
          <w:p>
            <w:pPr>
              <w:ind w:firstLine="0"/>
              <w:jc w:val="left"/>
              <w:rPr>
                <w:sz w:val="22"/>
                <w:lang w:eastAsia="zh-CN"/>
              </w:rPr>
            </w:pPr>
            <w:r>
              <w:rPr>
                <w:sz w:val="22"/>
                <w:lang w:eastAsia="zh-CN"/>
              </w:rPr>
              <w:t>permission</w:t>
            </w: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ind w:firstLine="0"/>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4095750" cy="427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3"/>
                    <a:stretch>
                      <a:fillRect/>
                    </a:stretch>
                  </pic:blipFill>
                  <pic:spPr>
                    <a:xfrm>
                      <a:off x="0" y="0"/>
                      <a:ext cx="4095750" cy="4276725"/>
                    </a:xfrm>
                    <a:prstGeom prst="rect">
                      <a:avLst/>
                    </a:prstGeom>
                  </pic:spPr>
                </pic:pic>
              </a:graphicData>
            </a:graphic>
          </wp:inline>
        </w:drawing>
      </w:r>
    </w:p>
    <w:p>
      <w:pPr>
        <w:jc w:val="center"/>
        <w:rPr>
          <w:lang w:eastAsia="zh-CN"/>
        </w:rPr>
      </w:pPr>
    </w:p>
    <w:p>
      <w:pPr>
        <w:pStyle w:val="4"/>
      </w:pPr>
      <w:r>
        <w:t>Quản lý cố vấn</w:t>
      </w:r>
    </w:p>
    <w:p>
      <w:pPr>
        <w:pStyle w:val="41"/>
        <w:numPr>
          <w:ilvl w:val="0"/>
          <w:numId w:val="4"/>
        </w:numPr>
        <w:rPr>
          <w:lang w:eastAsia="zh-CN"/>
        </w:rPr>
      </w:pPr>
      <w:r>
        <w:rPr>
          <w:lang w:eastAsia="zh-CN"/>
        </w:rPr>
        <w:t>Mục đích: Quản lý các tài khoản cố vấn</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32048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5580380" cy="3204845"/>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(Sửa)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(Xóa logic)</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users_has_roles</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5580380" cy="3027045"/>
            <wp:effectExtent l="0" t="0" r="127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35"/>
                    <a:stretch>
                      <a:fillRect/>
                    </a:stretch>
                  </pic:blipFill>
                  <pic:spPr>
                    <a:xfrm>
                      <a:off x="0" y="0"/>
                      <a:ext cx="5580380" cy="3027045"/>
                    </a:xfrm>
                    <a:prstGeom prst="rect">
                      <a:avLst/>
                    </a:prstGeom>
                  </pic:spPr>
                </pic:pic>
              </a:graphicData>
            </a:graphic>
          </wp:inline>
        </w:drawing>
      </w:r>
    </w:p>
    <w:p>
      <w:pPr>
        <w:pStyle w:val="4"/>
      </w:pPr>
      <w:r>
        <w:t>Quản lý học viên</w:t>
      </w:r>
    </w:p>
    <w:p>
      <w:pPr>
        <w:pStyle w:val="41"/>
        <w:numPr>
          <w:ilvl w:val="0"/>
          <w:numId w:val="4"/>
        </w:numPr>
        <w:rPr>
          <w:lang w:eastAsia="zh-CN"/>
        </w:rPr>
      </w:pPr>
      <w:r>
        <w:rPr>
          <w:lang w:eastAsia="zh-CN"/>
        </w:rPr>
        <w:t>Mục đích: Quản lý các tài khoản học viên</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32918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6"/>
                    <a:stretch>
                      <a:fillRect/>
                    </a:stretch>
                  </pic:blipFill>
                  <pic:spPr>
                    <a:xfrm>
                      <a:off x="0" y="0"/>
                      <a:ext cx="5580380" cy="3291840"/>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import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Import dữ liệu học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(Sửa)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logic)</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6</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7</w:t>
            </w:r>
          </w:p>
        </w:tc>
        <w:tc>
          <w:tcPr>
            <w:tcW w:w="2126" w:type="dxa"/>
          </w:tcPr>
          <w:p>
            <w:pPr>
              <w:ind w:firstLine="0"/>
              <w:jc w:val="left"/>
              <w:rPr>
                <w:sz w:val="22"/>
                <w:lang w:eastAsia="zh-CN"/>
              </w:rPr>
            </w:pPr>
            <w:r>
              <w:rPr>
                <w:sz w:val="22"/>
                <w:lang w:eastAsia="zh-CN"/>
              </w:rPr>
              <w:t xml:space="preserve">Group button phân trang </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Chọn và điều hướng phân 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8</w:t>
            </w:r>
          </w:p>
        </w:tc>
        <w:tc>
          <w:tcPr>
            <w:tcW w:w="2126" w:type="dxa"/>
          </w:tcPr>
          <w:p>
            <w:pPr>
              <w:ind w:firstLine="0"/>
              <w:jc w:val="left"/>
              <w:rPr>
                <w:sz w:val="22"/>
                <w:lang w:eastAsia="zh-CN"/>
              </w:rPr>
            </w:pPr>
            <w:r>
              <w:rPr>
                <w:sz w:val="22"/>
                <w:lang w:eastAsia="zh-CN"/>
              </w:rPr>
              <w:t>Group button export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Chọn và export dữ liệu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9</w:t>
            </w:r>
          </w:p>
        </w:tc>
        <w:tc>
          <w:tcPr>
            <w:tcW w:w="2126" w:type="dxa"/>
          </w:tcPr>
          <w:p>
            <w:pPr>
              <w:ind w:firstLine="0"/>
              <w:jc w:val="left"/>
              <w:rPr>
                <w:sz w:val="22"/>
                <w:lang w:eastAsia="zh-CN"/>
              </w:rPr>
            </w:pPr>
            <w:r>
              <w:rPr>
                <w:sz w:val="22"/>
                <w:lang w:eastAsia="zh-CN"/>
              </w:rPr>
              <w:t>Input tìm kiếm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Tìm kiếm theo từ khóa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10</w:t>
            </w:r>
          </w:p>
        </w:tc>
        <w:tc>
          <w:tcPr>
            <w:tcW w:w="2126" w:type="dxa"/>
          </w:tcPr>
          <w:p>
            <w:pPr>
              <w:ind w:firstLine="0"/>
              <w:jc w:val="left"/>
              <w:rPr>
                <w:sz w:val="22"/>
                <w:lang w:eastAsia="zh-CN"/>
              </w:rPr>
            </w:pPr>
            <w:r>
              <w:rPr>
                <w:sz w:val="22"/>
                <w:lang w:eastAsia="zh-CN"/>
              </w:rPr>
              <w:t>Button rút gọn nội dung</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Ẩn bớt nội dung không cần thiết</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users_has_roles</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5580380" cy="3027045"/>
            <wp:effectExtent l="0" t="0" r="127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5"/>
                    <a:stretch>
                      <a:fillRect/>
                    </a:stretch>
                  </pic:blipFill>
                  <pic:spPr>
                    <a:xfrm>
                      <a:off x="0" y="0"/>
                      <a:ext cx="5580380" cy="3027045"/>
                    </a:xfrm>
                    <a:prstGeom prst="rect">
                      <a:avLst/>
                    </a:prstGeom>
                  </pic:spPr>
                </pic:pic>
              </a:graphicData>
            </a:graphic>
          </wp:inline>
        </w:drawing>
      </w:r>
    </w:p>
    <w:p>
      <w:pPr>
        <w:pStyle w:val="4"/>
      </w:pPr>
      <w:r>
        <w:t>Quản lý cán bộ</w:t>
      </w:r>
    </w:p>
    <w:p>
      <w:pPr>
        <w:pStyle w:val="41"/>
        <w:numPr>
          <w:ilvl w:val="0"/>
          <w:numId w:val="4"/>
        </w:numPr>
        <w:rPr>
          <w:lang w:eastAsia="zh-CN"/>
        </w:rPr>
      </w:pPr>
      <w:r>
        <w:rPr>
          <w:lang w:eastAsia="zh-CN"/>
        </w:rPr>
        <w:t>Mục đích: Quản lý các tài khoản cán bộ</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251841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7"/>
                    <a:stretch>
                      <a:fillRect/>
                    </a:stretch>
                  </pic:blipFill>
                  <pic:spPr>
                    <a:xfrm>
                      <a:off x="0" y="0"/>
                      <a:ext cx="5580380" cy="2518410"/>
                    </a:xfrm>
                    <a:prstGeom prst="rect">
                      <a:avLst/>
                    </a:prstGeom>
                  </pic:spPr>
                </pic:pic>
              </a:graphicData>
            </a:graphic>
          </wp:inline>
        </w:drawing>
      </w:r>
    </w:p>
    <w:p>
      <w:pPr>
        <w:ind w:firstLine="0"/>
        <w:rPr>
          <w:lang w:eastAsia="zh-CN"/>
        </w:rPr>
      </w:pPr>
      <w:r>
        <w:drawing>
          <wp:inline distT="0" distB="0" distL="0" distR="0">
            <wp:extent cx="5580380" cy="31959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8"/>
                    <a:stretch>
                      <a:fillRect/>
                    </a:stretch>
                  </pic:blipFill>
                  <pic:spPr>
                    <a:xfrm>
                      <a:off x="0" y="0"/>
                      <a:ext cx="5580380" cy="3195955"/>
                    </a:xfrm>
                    <a:prstGeom prst="rect">
                      <a:avLst/>
                    </a:prstGeom>
                  </pic:spPr>
                </pic:pic>
              </a:graphicData>
            </a:graphic>
          </wp:inline>
        </w:drawing>
      </w:r>
    </w:p>
    <w:p>
      <w:pPr>
        <w:ind w:firstLine="0"/>
        <w:rPr>
          <w:lang w:eastAsia="zh-CN"/>
        </w:rPr>
      </w:pPr>
      <w:r>
        <w:drawing>
          <wp:inline distT="0" distB="0" distL="0" distR="0">
            <wp:extent cx="5580380" cy="32086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580380" cy="3208655"/>
                    </a:xfrm>
                    <a:prstGeom prst="rect">
                      <a:avLst/>
                    </a:prstGeom>
                  </pic:spPr>
                </pic:pic>
              </a:graphicData>
            </a:graphic>
          </wp:inline>
        </w:drawing>
      </w:r>
    </w:p>
    <w:p>
      <w:pPr>
        <w:ind w:firstLine="0"/>
        <w:rPr>
          <w:lang w:eastAsia="zh-CN"/>
        </w:rPr>
      </w:pP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(Sửa)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(Xóa logic)</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6</w:t>
            </w:r>
          </w:p>
        </w:tc>
        <w:tc>
          <w:tcPr>
            <w:tcW w:w="2126" w:type="dxa"/>
          </w:tcPr>
          <w:p>
            <w:pPr>
              <w:ind w:firstLine="0"/>
              <w:jc w:val="left"/>
              <w:rPr>
                <w:sz w:val="22"/>
                <w:lang w:eastAsia="zh-CN"/>
              </w:rPr>
            </w:pPr>
            <w:r>
              <w:rPr>
                <w:sz w:val="22"/>
                <w:lang w:eastAsia="zh-CN"/>
              </w:rPr>
              <w:t>Button (Quản lý phân công)</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Đến mục quản lý phân công của cán bộ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7</w:t>
            </w:r>
          </w:p>
        </w:tc>
        <w:tc>
          <w:tcPr>
            <w:tcW w:w="2126" w:type="dxa"/>
          </w:tcPr>
          <w:p>
            <w:pPr>
              <w:ind w:firstLine="0"/>
              <w:jc w:val="left"/>
              <w:rPr>
                <w:sz w:val="22"/>
                <w:lang w:eastAsia="zh-CN"/>
              </w:rPr>
            </w:pPr>
            <w:r>
              <w:rPr>
                <w:sz w:val="22"/>
                <w:lang w:eastAsia="zh-CN"/>
              </w:rPr>
              <w:t>Button (Thêm phân công lớp)</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Thêm các lớp trong danh sách chọn vào phân công cho cán bộ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8</w:t>
            </w:r>
          </w:p>
        </w:tc>
        <w:tc>
          <w:tcPr>
            <w:tcW w:w="2126" w:type="dxa"/>
          </w:tcPr>
          <w:p>
            <w:pPr>
              <w:ind w:firstLine="0"/>
              <w:jc w:val="left"/>
              <w:rPr>
                <w:sz w:val="22"/>
                <w:lang w:eastAsia="zh-CN"/>
              </w:rPr>
            </w:pPr>
            <w:r>
              <w:rPr>
                <w:sz w:val="22"/>
                <w:lang w:eastAsia="zh-CN"/>
              </w:rPr>
              <w:t>Button (Xóa phân công lớp)</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Hủy các lớp trong danh sách chọn khỏi phân công của cán bộ</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users_has_roles</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assignment</w:t>
            </w:r>
          </w:p>
        </w:tc>
        <w:tc>
          <w:tcPr>
            <w:tcW w:w="1559"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 xml:space="preserve"> Button thêm lớp phân công</w:t>
            </w: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xóa lớp phân công</w:t>
            </w: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class</w:t>
            </w:r>
          </w:p>
        </w:tc>
        <w:tc>
          <w:tcPr>
            <w:tcW w:w="1559"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 xml:space="preserve"> Button thêm lớp phân công</w:t>
            </w: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xóa lớp phân công</w:t>
            </w: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6</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5580380" cy="3027045"/>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5"/>
                    <a:stretch>
                      <a:fillRect/>
                    </a:stretch>
                  </pic:blipFill>
                  <pic:spPr>
                    <a:xfrm>
                      <a:off x="0" y="0"/>
                      <a:ext cx="5580380" cy="3027045"/>
                    </a:xfrm>
                    <a:prstGeom prst="rect">
                      <a:avLst/>
                    </a:prstGeom>
                  </pic:spPr>
                </pic:pic>
              </a:graphicData>
            </a:graphic>
          </wp:inline>
        </w:drawing>
      </w:r>
    </w:p>
    <w:p>
      <w:pPr>
        <w:ind w:firstLine="0"/>
        <w:jc w:val="center"/>
        <w:rPr>
          <w:lang w:eastAsia="zh-CN"/>
        </w:rPr>
      </w:pPr>
    </w:p>
    <w:p>
      <w:pPr>
        <w:pStyle w:val="4"/>
      </w:pPr>
      <w:r>
        <w:t>Quản lý quản trị viên</w:t>
      </w:r>
    </w:p>
    <w:p>
      <w:pPr>
        <w:pStyle w:val="41"/>
        <w:numPr>
          <w:ilvl w:val="0"/>
          <w:numId w:val="4"/>
        </w:numPr>
        <w:rPr>
          <w:lang w:eastAsia="zh-CN"/>
        </w:rPr>
      </w:pPr>
      <w:r>
        <w:rPr>
          <w:lang w:eastAsia="zh-CN"/>
        </w:rPr>
        <w:t>Mục đích: Quản lý các tài khoản quản trị viên</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2487295"/>
            <wp:effectExtent l="0" t="0" r="127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0"/>
                    <a:stretch>
                      <a:fillRect/>
                    </a:stretch>
                  </pic:blipFill>
                  <pic:spPr>
                    <a:xfrm>
                      <a:off x="0" y="0"/>
                      <a:ext cx="5580380" cy="2487295"/>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bl>
    <w:p>
      <w:pPr>
        <w:ind w:firstLine="0"/>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rPr>
          <w:lang w:eastAsia="zh-CN"/>
        </w:rPr>
      </w:pPr>
      <w:r>
        <w:drawing>
          <wp:inline distT="0" distB="0" distL="0" distR="0">
            <wp:extent cx="4381500" cy="425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1"/>
                    <a:stretch>
                      <a:fillRect/>
                    </a:stretch>
                  </pic:blipFill>
                  <pic:spPr>
                    <a:xfrm>
                      <a:off x="0" y="0"/>
                      <a:ext cx="4381500" cy="4257675"/>
                    </a:xfrm>
                    <a:prstGeom prst="rect">
                      <a:avLst/>
                    </a:prstGeom>
                  </pic:spPr>
                </pic:pic>
              </a:graphicData>
            </a:graphic>
          </wp:inline>
        </w:drawing>
      </w:r>
    </w:p>
    <w:p>
      <w:pPr>
        <w:pStyle w:val="4"/>
      </w:pPr>
      <w:r>
        <w:t>Quản lý tài khoản chờ cấp quyền</w:t>
      </w:r>
    </w:p>
    <w:p>
      <w:pPr>
        <w:pStyle w:val="41"/>
        <w:numPr>
          <w:ilvl w:val="0"/>
          <w:numId w:val="4"/>
        </w:numPr>
        <w:rPr>
          <w:lang w:eastAsia="zh-CN"/>
        </w:rPr>
      </w:pPr>
      <w:r>
        <w:rPr>
          <w:lang w:eastAsia="zh-CN"/>
        </w:rPr>
        <w:t>Mục đích: Quản lý các tài khoản chờ cấp quyền</w:t>
      </w:r>
    </w:p>
    <w:p>
      <w:pPr>
        <w:pStyle w:val="41"/>
        <w:numPr>
          <w:ilvl w:val="0"/>
          <w:numId w:val="4"/>
        </w:numPr>
        <w:rPr>
          <w:lang w:eastAsia="zh-CN"/>
        </w:rPr>
      </w:pPr>
      <w:r>
        <w:rPr>
          <w:lang w:eastAsia="zh-CN"/>
        </w:rPr>
        <w:t>Giao diện:</w:t>
      </w:r>
    </w:p>
    <w:p>
      <w:pPr>
        <w:ind w:firstLine="0"/>
        <w:rPr>
          <w:lang w:eastAsia="zh-CN"/>
        </w:rPr>
      </w:pP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(Thiết lập phân quyền)</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thiết lập phân quyền</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roles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users_has_roles</w:t>
            </w:r>
          </w:p>
        </w:tc>
        <w:tc>
          <w:tcPr>
            <w:tcW w:w="1559"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thiết lập phân quyền</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rPr>
          <w:lang w:eastAsia="zh-CN"/>
        </w:rPr>
      </w:pPr>
      <w:r>
        <w:drawing>
          <wp:inline distT="0" distB="0" distL="0" distR="0">
            <wp:extent cx="5580380" cy="319786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2"/>
                    <a:stretch>
                      <a:fillRect/>
                    </a:stretch>
                  </pic:blipFill>
                  <pic:spPr>
                    <a:xfrm>
                      <a:off x="0" y="0"/>
                      <a:ext cx="5580380" cy="3197860"/>
                    </a:xfrm>
                    <a:prstGeom prst="rect">
                      <a:avLst/>
                    </a:prstGeom>
                  </pic:spPr>
                </pic:pic>
              </a:graphicData>
            </a:graphic>
          </wp:inline>
        </w:drawing>
      </w:r>
    </w:p>
    <w:p>
      <w:pPr>
        <w:pStyle w:val="4"/>
      </w:pPr>
      <w:r>
        <w:t>Quản lý lớp</w:t>
      </w:r>
    </w:p>
    <w:p>
      <w:pPr>
        <w:pStyle w:val="5"/>
        <w:rPr>
          <w:lang w:eastAsia="zh-CN"/>
        </w:rPr>
      </w:pPr>
      <w:r>
        <w:rPr>
          <w:lang w:eastAsia="zh-CN"/>
        </w:rPr>
        <w:t>Quản lý chung</w:t>
      </w:r>
    </w:p>
    <w:p>
      <w:pPr>
        <w:pStyle w:val="41"/>
        <w:numPr>
          <w:ilvl w:val="0"/>
          <w:numId w:val="4"/>
        </w:numPr>
        <w:rPr>
          <w:lang w:eastAsia="zh-CN"/>
        </w:rPr>
      </w:pPr>
      <w:r>
        <w:rPr>
          <w:lang w:eastAsia="zh-CN"/>
        </w:rPr>
        <w:t>Mục đích: Quản lý lớp</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2242185"/>
            <wp:effectExtent l="0" t="0" r="127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5580380" cy="2242185"/>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(Sửa)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(Xóa logic)</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class</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users_has_class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r>
        <w:drawing>
          <wp:inline distT="0" distB="0" distL="0" distR="0">
            <wp:extent cx="5580380" cy="3027045"/>
            <wp:effectExtent l="0" t="0" r="127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35"/>
                    <a:stretch>
                      <a:fillRect/>
                    </a:stretch>
                  </pic:blipFill>
                  <pic:spPr>
                    <a:xfrm>
                      <a:off x="0" y="0"/>
                      <a:ext cx="5580380" cy="3027045"/>
                    </a:xfrm>
                    <a:prstGeom prst="rect">
                      <a:avLst/>
                    </a:prstGeom>
                  </pic:spPr>
                </pic:pic>
              </a:graphicData>
            </a:graphic>
          </wp:inline>
        </w:drawing>
      </w:r>
    </w:p>
    <w:p>
      <w:pPr>
        <w:rPr>
          <w:lang w:eastAsia="zh-CN"/>
        </w:rPr>
      </w:pPr>
    </w:p>
    <w:p>
      <w:pPr>
        <w:pStyle w:val="5"/>
      </w:pPr>
      <w:bookmarkStart w:id="105" w:name="_Toc514461329"/>
      <w:r>
        <w:t>Quản lý học viên</w:t>
      </w:r>
    </w:p>
    <w:p>
      <w:pPr>
        <w:pStyle w:val="41"/>
        <w:numPr>
          <w:ilvl w:val="0"/>
          <w:numId w:val="4"/>
        </w:numPr>
        <w:rPr>
          <w:lang w:eastAsia="zh-CN"/>
        </w:rPr>
      </w:pPr>
      <w:r>
        <w:rPr>
          <w:lang w:eastAsia="zh-CN"/>
        </w:rPr>
        <w:t>Mục đích: Quản lý học viên lớp</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1784985"/>
            <wp:effectExtent l="0" t="0" r="127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44"/>
                    <a:stretch>
                      <a:fillRect/>
                    </a:stretch>
                  </pic:blipFill>
                  <pic:spPr>
                    <a:xfrm>
                      <a:off x="0" y="0"/>
                      <a:ext cx="5580380" cy="1784985"/>
                    </a:xfrm>
                    <a:prstGeom prst="rect">
                      <a:avLst/>
                    </a:prstGeom>
                  </pic:spPr>
                </pic:pic>
              </a:graphicData>
            </a:graphic>
          </wp:inline>
        </w:drawing>
      </w:r>
    </w:p>
    <w:p>
      <w:pPr>
        <w:ind w:firstLine="0"/>
        <w:rPr>
          <w:lang w:eastAsia="zh-CN"/>
        </w:rPr>
      </w:pPr>
      <w:r>
        <w:drawing>
          <wp:inline distT="0" distB="0" distL="0" distR="0">
            <wp:extent cx="5580380" cy="1904365"/>
            <wp:effectExtent l="0" t="0" r="127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45"/>
                    <a:stretch>
                      <a:fillRect/>
                    </a:stretch>
                  </pic:blipFill>
                  <pic:spPr>
                    <a:xfrm>
                      <a:off x="0" y="0"/>
                      <a:ext cx="5580380" cy="1904365"/>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from xem chi tiết học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 học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(Xóa)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học viên khỏi lớp</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class</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users_has_class</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 học viên</w:t>
            </w: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r>
        <w:drawing>
          <wp:inline distT="0" distB="0" distL="0" distR="0">
            <wp:extent cx="5580380" cy="3006090"/>
            <wp:effectExtent l="0" t="0" r="127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6"/>
                    <a:stretch>
                      <a:fillRect/>
                    </a:stretch>
                  </pic:blipFill>
                  <pic:spPr>
                    <a:xfrm>
                      <a:off x="0" y="0"/>
                      <a:ext cx="5580380" cy="3006090"/>
                    </a:xfrm>
                    <a:prstGeom prst="rect">
                      <a:avLst/>
                    </a:prstGeom>
                  </pic:spPr>
                </pic:pic>
              </a:graphicData>
            </a:graphic>
          </wp:inline>
        </w:drawing>
      </w:r>
    </w:p>
    <w:p>
      <w:pPr>
        <w:pStyle w:val="4"/>
      </w:pPr>
      <w:r>
        <w:t>Quản lý hoạt động</w:t>
      </w:r>
    </w:p>
    <w:p>
      <w:pPr>
        <w:pStyle w:val="5"/>
        <w:rPr>
          <w:lang w:eastAsia="zh-CN"/>
        </w:rPr>
      </w:pPr>
      <w:r>
        <w:rPr>
          <w:lang w:eastAsia="zh-CN"/>
        </w:rPr>
        <w:t>Quản lý chung</w:t>
      </w:r>
    </w:p>
    <w:p>
      <w:pPr>
        <w:pStyle w:val="41"/>
        <w:numPr>
          <w:ilvl w:val="0"/>
          <w:numId w:val="4"/>
        </w:numPr>
        <w:rPr>
          <w:lang w:eastAsia="zh-CN"/>
        </w:rPr>
      </w:pPr>
      <w:r>
        <w:rPr>
          <w:lang w:eastAsia="zh-CN"/>
        </w:rPr>
        <w:t>Mục đích: Quản lý hoạt động</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335915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7"/>
                    <a:stretch>
                      <a:fillRect/>
                    </a:stretch>
                  </pic:blipFill>
                  <pic:spPr>
                    <a:xfrm>
                      <a:off x="0" y="0"/>
                      <a:ext cx="5580380" cy="3359150"/>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(Sửa)</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(Xóa logic)</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vật lý)</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vật lý</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559"/>
        <w:gridCol w:w="1463"/>
        <w:gridCol w:w="1463"/>
        <w:gridCol w:w="1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restart"/>
          </w:tcPr>
          <w:p>
            <w:pPr>
              <w:ind w:firstLine="0"/>
              <w:jc w:val="center"/>
              <w:rPr>
                <w:sz w:val="22"/>
                <w:lang w:eastAsia="zh-CN"/>
              </w:rPr>
            </w:pPr>
            <w:r>
              <w:rPr>
                <w:sz w:val="22"/>
                <w:lang w:eastAsia="zh-CN"/>
              </w:rPr>
              <w:t>STT</w:t>
            </w:r>
          </w:p>
        </w:tc>
        <w:tc>
          <w:tcPr>
            <w:tcW w:w="2126" w:type="dxa"/>
            <w:vMerge w:val="restart"/>
          </w:tcPr>
          <w:p>
            <w:pPr>
              <w:ind w:firstLine="0"/>
              <w:jc w:val="center"/>
              <w:rPr>
                <w:sz w:val="22"/>
                <w:lang w:eastAsia="zh-CN"/>
              </w:rPr>
            </w:pPr>
            <w:r>
              <w:rPr>
                <w:sz w:val="22"/>
                <w:lang w:eastAsia="zh-CN"/>
              </w:rPr>
              <w:t>Tên bảng</w:t>
            </w:r>
          </w:p>
        </w:tc>
        <w:tc>
          <w:tcPr>
            <w:tcW w:w="5948"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pPr>
              <w:ind w:firstLine="0"/>
              <w:jc w:val="center"/>
              <w:rPr>
                <w:sz w:val="22"/>
                <w:lang w:eastAsia="zh-CN"/>
              </w:rPr>
            </w:pPr>
          </w:p>
        </w:tc>
        <w:tc>
          <w:tcPr>
            <w:tcW w:w="2126" w:type="dxa"/>
            <w:vMerge w:val="continue"/>
          </w:tcPr>
          <w:p>
            <w:pPr>
              <w:ind w:firstLine="0"/>
              <w:rPr>
                <w:sz w:val="22"/>
                <w:lang w:eastAsia="zh-CN"/>
              </w:rPr>
            </w:pPr>
          </w:p>
        </w:tc>
        <w:tc>
          <w:tcPr>
            <w:tcW w:w="1559" w:type="dxa"/>
          </w:tcPr>
          <w:p>
            <w:pPr>
              <w:ind w:firstLine="0"/>
              <w:jc w:val="center"/>
              <w:rPr>
                <w:sz w:val="22"/>
                <w:lang w:eastAsia="zh-CN"/>
              </w:rPr>
            </w:pPr>
            <w:r>
              <w:rPr>
                <w:sz w:val="22"/>
                <w:lang w:eastAsia="zh-CN"/>
              </w:rPr>
              <w:t>Thêm</w:t>
            </w:r>
          </w:p>
        </w:tc>
        <w:tc>
          <w:tcPr>
            <w:tcW w:w="1463" w:type="dxa"/>
          </w:tcPr>
          <w:p>
            <w:pPr>
              <w:ind w:firstLine="0"/>
              <w:jc w:val="center"/>
              <w:rPr>
                <w:sz w:val="22"/>
                <w:lang w:eastAsia="zh-CN"/>
              </w:rPr>
            </w:pPr>
            <w:r>
              <w:rPr>
                <w:sz w:val="22"/>
                <w:lang w:eastAsia="zh-CN"/>
              </w:rPr>
              <w:t>Sửa</w:t>
            </w:r>
          </w:p>
        </w:tc>
        <w:tc>
          <w:tcPr>
            <w:tcW w:w="1463" w:type="dxa"/>
          </w:tcPr>
          <w:p>
            <w:pPr>
              <w:ind w:firstLine="0"/>
              <w:jc w:val="center"/>
              <w:rPr>
                <w:sz w:val="22"/>
                <w:lang w:eastAsia="zh-CN"/>
              </w:rPr>
            </w:pPr>
            <w:r>
              <w:rPr>
                <w:sz w:val="22"/>
                <w:lang w:eastAsia="zh-CN"/>
              </w:rPr>
              <w:t>Xóa</w:t>
            </w:r>
          </w:p>
        </w:tc>
        <w:tc>
          <w:tcPr>
            <w:tcW w:w="1463"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user</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active</w:t>
            </w:r>
          </w:p>
        </w:tc>
        <w:tc>
          <w:tcPr>
            <w:tcW w:w="1559"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sửa hoặc Button xóa logic</w:t>
            </w:r>
          </w:p>
        </w:tc>
        <w:tc>
          <w:tcPr>
            <w:tcW w:w="1463"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Button xóa vật lý</w:t>
            </w:r>
          </w:p>
        </w:tc>
        <w:tc>
          <w:tcPr>
            <w:tcW w:w="1463"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permission</w:t>
            </w:r>
          </w:p>
        </w:tc>
        <w:tc>
          <w:tcPr>
            <w:tcW w:w="1559"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p>
        </w:tc>
        <w:tc>
          <w:tcPr>
            <w:tcW w:w="1463"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pPr>
        <w:ind w:firstLine="0"/>
        <w:jc w:val="center"/>
        <w:rPr>
          <w:lang w:eastAsia="zh-CN"/>
        </w:rPr>
      </w:pPr>
    </w:p>
    <w:p>
      <w:pPr>
        <w:rPr>
          <w:lang w:eastAsia="zh-CN"/>
        </w:rPr>
      </w:pPr>
      <w:r>
        <w:drawing>
          <wp:inline distT="0" distB="0" distL="0" distR="0">
            <wp:extent cx="5580380" cy="3027045"/>
            <wp:effectExtent l="0" t="0" r="127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5"/>
                    <a:stretch>
                      <a:fillRect/>
                    </a:stretch>
                  </pic:blipFill>
                  <pic:spPr>
                    <a:xfrm>
                      <a:off x="0" y="0"/>
                      <a:ext cx="5580380" cy="3027045"/>
                    </a:xfrm>
                    <a:prstGeom prst="rect">
                      <a:avLst/>
                    </a:prstGeom>
                  </pic:spPr>
                </pic:pic>
              </a:graphicData>
            </a:graphic>
          </wp:inline>
        </w:drawing>
      </w:r>
    </w:p>
    <w:p>
      <w:pPr>
        <w:pStyle w:val="5"/>
      </w:pPr>
      <w:r>
        <w:t>Quản lý thành viên</w:t>
      </w:r>
    </w:p>
    <w:p>
      <w:pPr>
        <w:pStyle w:val="41"/>
        <w:numPr>
          <w:ilvl w:val="0"/>
          <w:numId w:val="4"/>
        </w:numPr>
        <w:rPr>
          <w:lang w:eastAsia="zh-CN"/>
        </w:rPr>
      </w:pPr>
      <w:r>
        <w:rPr>
          <w:lang w:eastAsia="zh-CN"/>
        </w:rPr>
        <w:t>Mục đích: Quản lý thành viên hoạt động</w:t>
      </w:r>
    </w:p>
    <w:p>
      <w:pPr>
        <w:pStyle w:val="41"/>
        <w:numPr>
          <w:ilvl w:val="0"/>
          <w:numId w:val="4"/>
        </w:numPr>
        <w:rPr>
          <w:lang w:eastAsia="zh-CN"/>
        </w:rPr>
      </w:pPr>
      <w:r>
        <w:rPr>
          <w:lang w:eastAsia="zh-CN"/>
        </w:rPr>
        <w:t>Giao diện:</w:t>
      </w:r>
    </w:p>
    <w:p>
      <w:pPr>
        <w:ind w:firstLine="0"/>
        <w:rPr>
          <w:lang w:eastAsia="zh-CN"/>
        </w:rPr>
      </w:pPr>
      <w:r>
        <w:drawing>
          <wp:inline distT="0" distB="0" distL="0" distR="0">
            <wp:extent cx="5580380" cy="338645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8"/>
                    <a:stretch>
                      <a:fillRect/>
                    </a:stretch>
                  </pic:blipFill>
                  <pic:spPr>
                    <a:xfrm>
                      <a:off x="0" y="0"/>
                      <a:ext cx="5580380" cy="3386455"/>
                    </a:xfrm>
                    <a:prstGeom prst="rect">
                      <a:avLst/>
                    </a:prstGeom>
                  </pic:spPr>
                </pic:pic>
              </a:graphicData>
            </a:graphic>
          </wp:inline>
        </w:drawing>
      </w:r>
    </w:p>
    <w:p>
      <w:pPr>
        <w:ind w:firstLine="0"/>
        <w:rPr>
          <w:lang w:eastAsia="zh-CN"/>
        </w:rPr>
      </w:pPr>
      <w:r>
        <w:drawing>
          <wp:inline distT="0" distB="0" distL="0" distR="0">
            <wp:extent cx="5580380" cy="3193415"/>
            <wp:effectExtent l="0" t="0" r="127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49"/>
                    <a:stretch>
                      <a:fillRect/>
                    </a:stretch>
                  </pic:blipFill>
                  <pic:spPr>
                    <a:xfrm>
                      <a:off x="0" y="0"/>
                      <a:ext cx="5580380" cy="3193415"/>
                    </a:xfrm>
                    <a:prstGeom prst="rect">
                      <a:avLst/>
                    </a:prstGeom>
                  </pic:spPr>
                </pic:pic>
              </a:graphicData>
            </a:graphic>
          </wp:inline>
        </w:drawing>
      </w:r>
    </w:p>
    <w:p>
      <w:pPr>
        <w:ind w:firstLine="0"/>
        <w:rPr>
          <w:lang w:eastAsia="zh-CN"/>
        </w:rPr>
      </w:pPr>
      <w:r>
        <w:drawing>
          <wp:inline distT="0" distB="0" distL="0" distR="0">
            <wp:extent cx="5580380" cy="2983865"/>
            <wp:effectExtent l="0" t="0" r="127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0"/>
                    <a:stretch>
                      <a:fillRect/>
                    </a:stretch>
                  </pic:blipFill>
                  <pic:spPr>
                    <a:xfrm>
                      <a:off x="0" y="0"/>
                      <a:ext cx="5580380" cy="2983865"/>
                    </a:xfrm>
                    <a:prstGeom prst="rect">
                      <a:avLst/>
                    </a:prstGeom>
                  </pic:spPr>
                </pic:pic>
              </a:graphicData>
            </a:graphic>
          </wp:inline>
        </w:drawing>
      </w:r>
    </w:p>
    <w:p>
      <w:pPr>
        <w:pStyle w:val="41"/>
        <w:numPr>
          <w:ilvl w:val="0"/>
          <w:numId w:val="4"/>
        </w:numPr>
        <w:rPr>
          <w:lang w:eastAsia="zh-CN"/>
        </w:rPr>
      </w:pPr>
      <w:r>
        <w:rPr>
          <w:lang w:eastAsia="zh-CN"/>
        </w:rPr>
        <w:t>Các thành phần trong giao diện:</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126"/>
        <w:gridCol w:w="198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STT</w:t>
            </w:r>
          </w:p>
        </w:tc>
        <w:tc>
          <w:tcPr>
            <w:tcW w:w="2126" w:type="dxa"/>
          </w:tcPr>
          <w:p>
            <w:pPr>
              <w:ind w:firstLine="0"/>
              <w:jc w:val="center"/>
              <w:rPr>
                <w:sz w:val="22"/>
                <w:lang w:eastAsia="zh-CN"/>
              </w:rPr>
            </w:pPr>
            <w:r>
              <w:rPr>
                <w:sz w:val="22"/>
                <w:lang w:eastAsia="zh-CN"/>
              </w:rPr>
              <w:t>Loại điều khiển</w:t>
            </w:r>
          </w:p>
        </w:tc>
        <w:tc>
          <w:tcPr>
            <w:tcW w:w="1985" w:type="dxa"/>
          </w:tcPr>
          <w:p>
            <w:pPr>
              <w:ind w:firstLine="0"/>
              <w:jc w:val="center"/>
              <w:rPr>
                <w:sz w:val="22"/>
                <w:lang w:eastAsia="zh-CN"/>
              </w:rPr>
            </w:pPr>
            <w:r>
              <w:rPr>
                <w:sz w:val="22"/>
                <w:lang w:eastAsia="zh-CN"/>
              </w:rPr>
              <w:t>Giá trị mặc định</w:t>
            </w:r>
          </w:p>
        </w:tc>
        <w:tc>
          <w:tcPr>
            <w:tcW w:w="3963" w:type="dxa"/>
          </w:tcPr>
          <w:p>
            <w:pPr>
              <w:ind w:firstLine="0"/>
              <w:jc w:val="center"/>
              <w:rPr>
                <w:sz w:val="22"/>
                <w:lang w:eastAsia="zh-CN"/>
              </w:rPr>
            </w:pPr>
            <w:r>
              <w:rPr>
                <w:sz w:val="22"/>
                <w:lang w:eastAsia="zh-CN"/>
              </w:rPr>
              <w:t>Nội dung thực hiện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1</w:t>
            </w:r>
          </w:p>
        </w:tc>
        <w:tc>
          <w:tcPr>
            <w:tcW w:w="2126" w:type="dxa"/>
          </w:tcPr>
          <w:p>
            <w:pPr>
              <w:ind w:firstLine="0"/>
              <w:jc w:val="left"/>
              <w:rPr>
                <w:sz w:val="22"/>
                <w:lang w:eastAsia="zh-CN"/>
              </w:rPr>
            </w:pPr>
            <w:r>
              <w:rPr>
                <w:sz w:val="22"/>
                <w:lang w:eastAsia="zh-CN"/>
              </w:rPr>
              <w:t>Button (Xem chi tiết)</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xem chi tiết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2</w:t>
            </w:r>
          </w:p>
        </w:tc>
        <w:tc>
          <w:tcPr>
            <w:tcW w:w="2126" w:type="dxa"/>
          </w:tcPr>
          <w:p>
            <w:pPr>
              <w:ind w:firstLine="0"/>
              <w:jc w:val="left"/>
              <w:rPr>
                <w:sz w:val="22"/>
                <w:lang w:eastAsia="zh-CN"/>
              </w:rPr>
            </w:pPr>
            <w:r>
              <w:rPr>
                <w:sz w:val="22"/>
                <w:lang w:eastAsia="zh-CN"/>
              </w:rPr>
              <w:t>Button (Thêm phân công)</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thêm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(Sửa phân công)</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Hiện form sửa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3</w:t>
            </w:r>
          </w:p>
        </w:tc>
        <w:tc>
          <w:tcPr>
            <w:tcW w:w="2126" w:type="dxa"/>
          </w:tcPr>
          <w:p>
            <w:pPr>
              <w:ind w:firstLine="0"/>
              <w:jc w:val="left"/>
              <w:rPr>
                <w:sz w:val="22"/>
                <w:lang w:eastAsia="zh-CN"/>
              </w:rPr>
            </w:pPr>
            <w:r>
              <w:rPr>
                <w:sz w:val="22"/>
                <w:lang w:eastAsia="zh-CN"/>
              </w:rPr>
              <w:t>Button (Xóa phân công)</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một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4</w:t>
            </w:r>
          </w:p>
        </w:tc>
        <w:tc>
          <w:tcPr>
            <w:tcW w:w="2126" w:type="dxa"/>
          </w:tcPr>
          <w:p>
            <w:pPr>
              <w:ind w:firstLine="0"/>
              <w:jc w:val="left"/>
              <w:rPr>
                <w:sz w:val="22"/>
                <w:lang w:eastAsia="zh-CN"/>
              </w:rPr>
            </w:pPr>
            <w:r>
              <w:rPr>
                <w:sz w:val="22"/>
                <w:lang w:eastAsia="zh-CN"/>
              </w:rPr>
              <w:t>Button (Thêm thành viên)</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Thêm thành viên vào một phân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ind w:firstLine="0"/>
              <w:jc w:val="center"/>
              <w:rPr>
                <w:sz w:val="22"/>
                <w:lang w:eastAsia="zh-CN"/>
              </w:rPr>
            </w:pPr>
            <w:r>
              <w:rPr>
                <w:sz w:val="22"/>
                <w:lang w:eastAsia="zh-CN"/>
              </w:rPr>
              <w:t>5</w:t>
            </w:r>
          </w:p>
        </w:tc>
        <w:tc>
          <w:tcPr>
            <w:tcW w:w="2126" w:type="dxa"/>
          </w:tcPr>
          <w:p>
            <w:pPr>
              <w:ind w:firstLine="0"/>
              <w:jc w:val="left"/>
              <w:rPr>
                <w:sz w:val="22"/>
                <w:lang w:eastAsia="zh-CN"/>
              </w:rPr>
            </w:pPr>
            <w:r>
              <w:rPr>
                <w:sz w:val="22"/>
                <w:lang w:eastAsia="zh-CN"/>
              </w:rPr>
              <w:t>Button (Xóa thành viên)</w:t>
            </w:r>
          </w:p>
        </w:tc>
        <w:tc>
          <w:tcPr>
            <w:tcW w:w="1985" w:type="dxa"/>
          </w:tcPr>
          <w:p>
            <w:pPr>
              <w:ind w:firstLine="0"/>
              <w:jc w:val="left"/>
              <w:rPr>
                <w:sz w:val="22"/>
                <w:lang w:eastAsia="zh-CN"/>
              </w:rPr>
            </w:pPr>
          </w:p>
        </w:tc>
        <w:tc>
          <w:tcPr>
            <w:tcW w:w="3963" w:type="dxa"/>
          </w:tcPr>
          <w:p>
            <w:pPr>
              <w:ind w:firstLine="0"/>
              <w:jc w:val="left"/>
              <w:rPr>
                <w:sz w:val="22"/>
                <w:lang w:eastAsia="zh-CN"/>
              </w:rPr>
            </w:pPr>
            <w:r>
              <w:rPr>
                <w:sz w:val="22"/>
                <w:lang w:eastAsia="zh-CN"/>
              </w:rPr>
              <w:t>Xóa thành viên khỏi phân công</w:t>
            </w:r>
          </w:p>
        </w:tc>
      </w:tr>
    </w:tbl>
    <w:p>
      <w:pPr>
        <w:rPr>
          <w:lang w:eastAsia="zh-CN"/>
        </w:rPr>
      </w:pPr>
    </w:p>
    <w:p>
      <w:pPr>
        <w:pStyle w:val="41"/>
        <w:numPr>
          <w:ilvl w:val="0"/>
          <w:numId w:val="4"/>
        </w:numPr>
        <w:rPr>
          <w:lang w:eastAsia="zh-CN"/>
        </w:rPr>
      </w:pPr>
      <w:r>
        <w:rPr>
          <w:lang w:eastAsia="zh-CN"/>
        </w:rPr>
        <w:t>Dữ liệu sử dụng:</w:t>
      </w:r>
    </w:p>
    <w:tbl>
      <w:tblPr>
        <w:tblStyle w:val="30"/>
        <w:tblW w:w="8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7"/>
        <w:gridCol w:w="2929"/>
        <w:gridCol w:w="1344"/>
        <w:gridCol w:w="1276"/>
        <w:gridCol w:w="127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vMerge w:val="restart"/>
          </w:tcPr>
          <w:p>
            <w:pPr>
              <w:ind w:firstLine="0"/>
              <w:jc w:val="center"/>
              <w:rPr>
                <w:sz w:val="22"/>
                <w:lang w:eastAsia="zh-CN"/>
              </w:rPr>
            </w:pPr>
            <w:r>
              <w:rPr>
                <w:sz w:val="22"/>
                <w:lang w:eastAsia="zh-CN"/>
              </w:rPr>
              <w:t>STT</w:t>
            </w:r>
          </w:p>
        </w:tc>
        <w:tc>
          <w:tcPr>
            <w:tcW w:w="2929" w:type="dxa"/>
            <w:vMerge w:val="restart"/>
          </w:tcPr>
          <w:p>
            <w:pPr>
              <w:ind w:firstLine="0"/>
              <w:jc w:val="center"/>
              <w:rPr>
                <w:sz w:val="22"/>
                <w:lang w:eastAsia="zh-CN"/>
              </w:rPr>
            </w:pPr>
            <w:r>
              <w:rPr>
                <w:sz w:val="22"/>
                <w:lang w:eastAsia="zh-CN"/>
              </w:rPr>
              <w:t>Tên bảng</w:t>
            </w:r>
          </w:p>
        </w:tc>
        <w:tc>
          <w:tcPr>
            <w:tcW w:w="5172" w:type="dxa"/>
            <w:gridSpan w:val="4"/>
          </w:tcPr>
          <w:p>
            <w:pPr>
              <w:ind w:firstLine="0"/>
              <w:jc w:val="center"/>
              <w:rPr>
                <w:sz w:val="22"/>
                <w:lang w:eastAsia="zh-CN"/>
              </w:rPr>
            </w:pPr>
            <w:r>
              <w:rPr>
                <w:sz w:val="22"/>
                <w:lang w:eastAsia="zh-CN"/>
              </w:rPr>
              <w:t>Phương thức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vMerge w:val="continue"/>
          </w:tcPr>
          <w:p>
            <w:pPr>
              <w:ind w:firstLine="0"/>
              <w:jc w:val="center"/>
              <w:rPr>
                <w:sz w:val="22"/>
                <w:lang w:eastAsia="zh-CN"/>
              </w:rPr>
            </w:pPr>
          </w:p>
        </w:tc>
        <w:tc>
          <w:tcPr>
            <w:tcW w:w="2929" w:type="dxa"/>
            <w:vMerge w:val="continue"/>
          </w:tcPr>
          <w:p>
            <w:pPr>
              <w:ind w:firstLine="0"/>
              <w:rPr>
                <w:sz w:val="22"/>
                <w:lang w:eastAsia="zh-CN"/>
              </w:rPr>
            </w:pPr>
          </w:p>
        </w:tc>
        <w:tc>
          <w:tcPr>
            <w:tcW w:w="1344" w:type="dxa"/>
          </w:tcPr>
          <w:p>
            <w:pPr>
              <w:ind w:firstLine="0"/>
              <w:jc w:val="center"/>
              <w:rPr>
                <w:sz w:val="22"/>
                <w:lang w:eastAsia="zh-CN"/>
              </w:rPr>
            </w:pPr>
            <w:r>
              <w:rPr>
                <w:sz w:val="22"/>
                <w:lang w:eastAsia="zh-CN"/>
              </w:rPr>
              <w:t>Thêm</w:t>
            </w:r>
          </w:p>
        </w:tc>
        <w:tc>
          <w:tcPr>
            <w:tcW w:w="1276" w:type="dxa"/>
          </w:tcPr>
          <w:p>
            <w:pPr>
              <w:ind w:firstLine="0"/>
              <w:jc w:val="center"/>
              <w:rPr>
                <w:sz w:val="22"/>
                <w:lang w:eastAsia="zh-CN"/>
              </w:rPr>
            </w:pPr>
            <w:r>
              <w:rPr>
                <w:sz w:val="22"/>
                <w:lang w:eastAsia="zh-CN"/>
              </w:rPr>
              <w:t>Sửa</w:t>
            </w:r>
          </w:p>
        </w:tc>
        <w:tc>
          <w:tcPr>
            <w:tcW w:w="1276" w:type="dxa"/>
          </w:tcPr>
          <w:p>
            <w:pPr>
              <w:ind w:firstLine="0"/>
              <w:jc w:val="center"/>
              <w:rPr>
                <w:sz w:val="22"/>
                <w:lang w:eastAsia="zh-CN"/>
              </w:rPr>
            </w:pPr>
            <w:r>
              <w:rPr>
                <w:sz w:val="22"/>
                <w:lang w:eastAsia="zh-CN"/>
              </w:rPr>
              <w:t>Xóa</w:t>
            </w:r>
          </w:p>
        </w:tc>
        <w:tc>
          <w:tcPr>
            <w:tcW w:w="1276" w:type="dxa"/>
          </w:tcPr>
          <w:p>
            <w:pPr>
              <w:ind w:firstLine="0"/>
              <w:jc w:val="center"/>
              <w:rPr>
                <w:sz w:val="22"/>
                <w:lang w:eastAsia="zh-CN"/>
              </w:rPr>
            </w:pPr>
            <w:r>
              <w:rPr>
                <w:sz w:val="22"/>
                <w:lang w:eastAsia="zh-CN"/>
              </w:rPr>
              <w:t>Truy vấn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1</w:t>
            </w:r>
          </w:p>
        </w:tc>
        <w:tc>
          <w:tcPr>
            <w:tcW w:w="2929" w:type="dxa"/>
          </w:tcPr>
          <w:p>
            <w:pPr>
              <w:ind w:firstLine="0"/>
              <w:jc w:val="left"/>
              <w:rPr>
                <w:sz w:val="22"/>
                <w:lang w:eastAsia="zh-CN"/>
              </w:rPr>
            </w:pPr>
            <w:r>
              <w:rPr>
                <w:sz w:val="22"/>
                <w:lang w:eastAsia="zh-CN"/>
              </w:rPr>
              <w:t>user</w:t>
            </w:r>
          </w:p>
        </w:tc>
        <w:tc>
          <w:tcPr>
            <w:tcW w:w="1344" w:type="dxa"/>
          </w:tcPr>
          <w:p>
            <w:pPr>
              <w:ind w:firstLine="0"/>
              <w:jc w:val="center"/>
              <w:rPr>
                <w:sz w:val="22"/>
                <w:lang w:eastAsia="zh-CN"/>
              </w:rPr>
            </w:pPr>
          </w:p>
        </w:tc>
        <w:tc>
          <w:tcPr>
            <w:tcW w:w="1276" w:type="dxa"/>
          </w:tcPr>
          <w:p>
            <w:pPr>
              <w:ind w:firstLine="0"/>
              <w:jc w:val="center"/>
              <w:rPr>
                <w:sz w:val="22"/>
                <w:lang w:eastAsia="zh-CN"/>
              </w:rPr>
            </w:pPr>
          </w:p>
        </w:tc>
        <w:tc>
          <w:tcPr>
            <w:tcW w:w="1276" w:type="dxa"/>
          </w:tcPr>
          <w:p>
            <w:pPr>
              <w:ind w:firstLine="0"/>
              <w:jc w:val="center"/>
              <w:rPr>
                <w:sz w:val="22"/>
                <w:lang w:eastAsia="zh-CN"/>
              </w:rPr>
            </w:pPr>
          </w:p>
        </w:tc>
        <w:tc>
          <w:tcPr>
            <w:tcW w:w="1276"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2</w:t>
            </w:r>
          </w:p>
        </w:tc>
        <w:tc>
          <w:tcPr>
            <w:tcW w:w="2929" w:type="dxa"/>
          </w:tcPr>
          <w:p>
            <w:pPr>
              <w:ind w:firstLine="0"/>
              <w:jc w:val="left"/>
              <w:rPr>
                <w:sz w:val="22"/>
                <w:lang w:eastAsia="zh-CN"/>
              </w:rPr>
            </w:pPr>
            <w:r>
              <w:rPr>
                <w:sz w:val="22"/>
                <w:lang w:eastAsia="zh-CN"/>
              </w:rPr>
              <w:t>active</w:t>
            </w:r>
          </w:p>
        </w:tc>
        <w:tc>
          <w:tcPr>
            <w:tcW w:w="1344"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xóa thành viên</w:t>
            </w:r>
          </w:p>
        </w:tc>
        <w:tc>
          <w:tcPr>
            <w:tcW w:w="1276" w:type="dxa"/>
          </w:tcPr>
          <w:p>
            <w:pPr>
              <w:ind w:firstLine="0"/>
              <w:jc w:val="center"/>
              <w:rPr>
                <w:sz w:val="22"/>
                <w:lang w:eastAsia="zh-CN"/>
              </w:rPr>
            </w:pPr>
          </w:p>
        </w:tc>
        <w:tc>
          <w:tcPr>
            <w:tcW w:w="1276"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xóa thành viên</w:t>
            </w:r>
          </w:p>
        </w:tc>
        <w:tc>
          <w:tcPr>
            <w:tcW w:w="1276"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3</w:t>
            </w:r>
          </w:p>
        </w:tc>
        <w:tc>
          <w:tcPr>
            <w:tcW w:w="2929" w:type="dxa"/>
          </w:tcPr>
          <w:p>
            <w:pPr>
              <w:ind w:firstLine="0"/>
              <w:jc w:val="left"/>
              <w:rPr>
                <w:sz w:val="22"/>
                <w:lang w:eastAsia="zh-CN"/>
              </w:rPr>
            </w:pPr>
            <w:r>
              <w:rPr>
                <w:sz w:val="22"/>
                <w:lang w:eastAsia="zh-CN"/>
              </w:rPr>
              <w:t>active_achievement</w:t>
            </w:r>
          </w:p>
        </w:tc>
        <w:tc>
          <w:tcPr>
            <w:tcW w:w="1344"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 thành viên</w:t>
            </w:r>
          </w:p>
        </w:tc>
        <w:tc>
          <w:tcPr>
            <w:tcW w:w="1276" w:type="dxa"/>
          </w:tcPr>
          <w:p>
            <w:pPr>
              <w:ind w:firstLine="0"/>
              <w:jc w:val="center"/>
              <w:rPr>
                <w:sz w:val="22"/>
                <w:lang w:eastAsia="zh-CN"/>
              </w:rPr>
            </w:pPr>
          </w:p>
        </w:tc>
        <w:tc>
          <w:tcPr>
            <w:tcW w:w="1276"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xóa thành viên</w:t>
            </w:r>
          </w:p>
        </w:tc>
        <w:tc>
          <w:tcPr>
            <w:tcW w:w="1276"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4</w:t>
            </w:r>
          </w:p>
        </w:tc>
        <w:tc>
          <w:tcPr>
            <w:tcW w:w="2929" w:type="dxa"/>
          </w:tcPr>
          <w:p>
            <w:pPr>
              <w:ind w:firstLine="0"/>
              <w:jc w:val="left"/>
              <w:rPr>
                <w:sz w:val="22"/>
                <w:lang w:eastAsia="zh-CN"/>
              </w:rPr>
            </w:pPr>
            <w:r>
              <w:rPr>
                <w:sz w:val="22"/>
                <w:lang w:eastAsia="zh-CN"/>
              </w:rPr>
              <w:t>users_has_active_achievement</w:t>
            </w:r>
          </w:p>
        </w:tc>
        <w:tc>
          <w:tcPr>
            <w:tcW w:w="1344"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 thành viên</w:t>
            </w:r>
          </w:p>
        </w:tc>
        <w:tc>
          <w:tcPr>
            <w:tcW w:w="1276" w:type="dxa"/>
          </w:tcPr>
          <w:p>
            <w:pPr>
              <w:ind w:firstLine="0"/>
              <w:jc w:val="center"/>
              <w:rPr>
                <w:sz w:val="22"/>
                <w:lang w:eastAsia="zh-CN"/>
              </w:rPr>
            </w:pPr>
          </w:p>
        </w:tc>
        <w:tc>
          <w:tcPr>
            <w:tcW w:w="1276"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xóa thành viên</w:t>
            </w:r>
          </w:p>
        </w:tc>
        <w:tc>
          <w:tcPr>
            <w:tcW w:w="1276"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5</w:t>
            </w:r>
          </w:p>
        </w:tc>
        <w:tc>
          <w:tcPr>
            <w:tcW w:w="2929" w:type="dxa"/>
          </w:tcPr>
          <w:p>
            <w:pPr>
              <w:ind w:firstLine="0"/>
              <w:jc w:val="left"/>
              <w:rPr>
                <w:sz w:val="22"/>
                <w:lang w:eastAsia="zh-CN"/>
              </w:rPr>
            </w:pPr>
            <w:r>
              <w:rPr>
                <w:sz w:val="22"/>
                <w:lang w:eastAsia="zh-CN"/>
              </w:rPr>
              <w:t>entity_cycle</w:t>
            </w:r>
          </w:p>
        </w:tc>
        <w:tc>
          <w:tcPr>
            <w:tcW w:w="1344"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thêm phân công</w:t>
            </w:r>
          </w:p>
        </w:tc>
        <w:tc>
          <w:tcPr>
            <w:tcW w:w="1276"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sửa  phân công</w:t>
            </w:r>
          </w:p>
        </w:tc>
        <w:tc>
          <w:tcPr>
            <w:tcW w:w="1276" w:type="dxa"/>
          </w:tcPr>
          <w:p>
            <w:pPr>
              <w:ind w:firstLine="0"/>
              <w:jc w:val="center"/>
              <w:rPr>
                <w:sz w:val="22"/>
                <w:lang w:eastAsia="zh-CN"/>
              </w:rPr>
            </w:pPr>
            <w:r>
              <w:rPr>
                <w:sz w:val="22"/>
                <w:lang w:eastAsia="zh-CN"/>
              </w:rPr>
              <w:t xml:space="preserve">X </w:t>
            </w:r>
          </w:p>
          <w:p>
            <w:pPr>
              <w:ind w:firstLine="0"/>
              <w:jc w:val="center"/>
              <w:rPr>
                <w:sz w:val="22"/>
                <w:lang w:eastAsia="zh-CN"/>
              </w:rPr>
            </w:pPr>
            <w:r>
              <w:rPr>
                <w:sz w:val="22"/>
                <w:lang w:eastAsia="zh-CN"/>
              </w:rPr>
              <w:t xml:space="preserve"> Button xóa  phân công</w:t>
            </w:r>
          </w:p>
        </w:tc>
        <w:tc>
          <w:tcPr>
            <w:tcW w:w="1276" w:type="dxa"/>
          </w:tcPr>
          <w:p>
            <w:pPr>
              <w:ind w:firstLine="0"/>
              <w:jc w:val="center"/>
              <w:rPr>
                <w:sz w:val="22"/>
                <w:lang w:eastAsia="zh-CN"/>
              </w:rPr>
            </w:pPr>
            <w:r>
              <w:rPr>
                <w:sz w:val="22"/>
                <w:lang w:eastAsia="zh-CN"/>
              </w:rPr>
              <w:t>X</w:t>
            </w:r>
          </w:p>
          <w:p>
            <w:pPr>
              <w:ind w:firstLine="0"/>
              <w:jc w:val="center"/>
              <w:rPr>
                <w:sz w:val="22"/>
                <w:lang w:eastAsia="zh-CN"/>
              </w:rPr>
            </w:pPr>
            <w:r>
              <w:rPr>
                <w:sz w:val="22"/>
                <w:lang w:eastAsia="zh-CN"/>
              </w:rPr>
              <w:t>Button xem chi tiết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7" w:type="dxa"/>
          </w:tcPr>
          <w:p>
            <w:pPr>
              <w:ind w:firstLine="0"/>
              <w:jc w:val="center"/>
              <w:rPr>
                <w:sz w:val="22"/>
                <w:lang w:eastAsia="zh-CN"/>
              </w:rPr>
            </w:pPr>
            <w:r>
              <w:rPr>
                <w:sz w:val="22"/>
                <w:lang w:eastAsia="zh-CN"/>
              </w:rPr>
              <w:t>6</w:t>
            </w:r>
          </w:p>
        </w:tc>
        <w:tc>
          <w:tcPr>
            <w:tcW w:w="2929" w:type="dxa"/>
          </w:tcPr>
          <w:p>
            <w:pPr>
              <w:ind w:firstLine="0"/>
              <w:jc w:val="left"/>
              <w:rPr>
                <w:sz w:val="22"/>
                <w:lang w:eastAsia="zh-CN"/>
              </w:rPr>
            </w:pPr>
            <w:r>
              <w:rPr>
                <w:sz w:val="22"/>
                <w:lang w:eastAsia="zh-CN"/>
              </w:rPr>
              <w:t>permission</w:t>
            </w:r>
          </w:p>
        </w:tc>
        <w:tc>
          <w:tcPr>
            <w:tcW w:w="1344" w:type="dxa"/>
          </w:tcPr>
          <w:p>
            <w:pPr>
              <w:ind w:firstLine="0"/>
              <w:jc w:val="center"/>
              <w:rPr>
                <w:sz w:val="22"/>
                <w:lang w:eastAsia="zh-CN"/>
              </w:rPr>
            </w:pPr>
          </w:p>
        </w:tc>
        <w:tc>
          <w:tcPr>
            <w:tcW w:w="1276" w:type="dxa"/>
          </w:tcPr>
          <w:p>
            <w:pPr>
              <w:ind w:firstLine="0"/>
              <w:jc w:val="center"/>
              <w:rPr>
                <w:sz w:val="22"/>
                <w:lang w:eastAsia="zh-CN"/>
              </w:rPr>
            </w:pPr>
          </w:p>
        </w:tc>
        <w:tc>
          <w:tcPr>
            <w:tcW w:w="1276" w:type="dxa"/>
          </w:tcPr>
          <w:p>
            <w:pPr>
              <w:ind w:firstLine="0"/>
              <w:jc w:val="center"/>
              <w:rPr>
                <w:sz w:val="22"/>
                <w:lang w:eastAsia="zh-CN"/>
              </w:rPr>
            </w:pPr>
          </w:p>
        </w:tc>
        <w:tc>
          <w:tcPr>
            <w:tcW w:w="1276" w:type="dxa"/>
          </w:tcPr>
          <w:p>
            <w:pPr>
              <w:ind w:firstLine="0"/>
              <w:jc w:val="center"/>
              <w:rPr>
                <w:sz w:val="22"/>
                <w:lang w:eastAsia="zh-CN"/>
              </w:rPr>
            </w:pPr>
            <w:r>
              <w:rPr>
                <w:sz w:val="22"/>
                <w:lang w:eastAsia="zh-CN"/>
              </w:rPr>
              <w:t>X</w:t>
            </w:r>
          </w:p>
        </w:tc>
      </w:tr>
    </w:tbl>
    <w:p>
      <w:pPr>
        <w:rPr>
          <w:lang w:eastAsia="zh-CN"/>
        </w:rPr>
      </w:pPr>
    </w:p>
    <w:p>
      <w:pPr>
        <w:pStyle w:val="41"/>
        <w:numPr>
          <w:ilvl w:val="0"/>
          <w:numId w:val="4"/>
        </w:numPr>
        <w:rPr>
          <w:lang w:eastAsia="zh-CN"/>
        </w:rPr>
      </w:pPr>
      <w:r>
        <w:rPr>
          <w:lang w:eastAsia="zh-CN"/>
        </w:rPr>
        <w:t>Các xử lý:</w:t>
      </w:r>
    </w:p>
    <w:p>
      <w:r>
        <w:t>Điều hướng phân công thành viên sau khi chọn chi tiết hoạt động</w:t>
      </w:r>
    </w:p>
    <w:p>
      <w:r>
        <w:drawing>
          <wp:inline distT="0" distB="0" distL="0" distR="0">
            <wp:extent cx="5580380" cy="331597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51"/>
                    <a:stretch>
                      <a:fillRect/>
                    </a:stretch>
                  </pic:blipFill>
                  <pic:spPr>
                    <a:xfrm>
                      <a:off x="0" y="0"/>
                      <a:ext cx="5580380" cy="3315970"/>
                    </a:xfrm>
                    <a:prstGeom prst="rect">
                      <a:avLst/>
                    </a:prstGeom>
                  </pic:spPr>
                </pic:pic>
              </a:graphicData>
            </a:graphic>
          </wp:inline>
        </w:drawing>
      </w:r>
    </w:p>
    <w:p>
      <w:r>
        <w:t>Điều hướng các phân công khi chọn quản lý phân công:</w:t>
      </w:r>
    </w:p>
    <w:p>
      <w:r>
        <w:drawing>
          <wp:inline distT="0" distB="0" distL="0" distR="0">
            <wp:extent cx="5580380" cy="29368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2"/>
                    <a:stretch>
                      <a:fillRect/>
                    </a:stretch>
                  </pic:blipFill>
                  <pic:spPr>
                    <a:xfrm>
                      <a:off x="0" y="0"/>
                      <a:ext cx="5580380" cy="2936875"/>
                    </a:xfrm>
                    <a:prstGeom prst="rect">
                      <a:avLst/>
                    </a:prstGeom>
                  </pic:spPr>
                </pic:pic>
              </a:graphicData>
            </a:graphic>
          </wp:inline>
        </w:drawing>
      </w:r>
    </w:p>
    <w:p/>
    <w:p>
      <w:pPr>
        <w:pStyle w:val="2"/>
      </w:pPr>
      <w:r>
        <w:t>CHƯƠNG IV. KIỂM THỬ VÀ ĐÁNH GIÁ</w:t>
      </w:r>
      <w:bookmarkEnd w:id="105"/>
    </w:p>
    <w:p>
      <w:pPr>
        <w:pStyle w:val="3"/>
      </w:pPr>
      <w:bookmarkStart w:id="106" w:name="_Toc514461330"/>
      <w:r>
        <w:t>Mục tiêu kiểm thử</w:t>
      </w:r>
      <w:bookmarkEnd w:id="106"/>
    </w:p>
    <w:p>
      <w:pPr>
        <w:pStyle w:val="59"/>
        <w:numPr>
          <w:ilvl w:val="1"/>
          <w:numId w:val="31"/>
        </w:numPr>
        <w:spacing w:before="240" w:after="240" w:line="276" w:lineRule="auto"/>
      </w:pPr>
      <w:r>
        <w:t>Nhằm xác định các lỗi có thể xảy ra hay không của chương trình.</w:t>
      </w:r>
    </w:p>
    <w:p>
      <w:pPr>
        <w:pStyle w:val="59"/>
        <w:numPr>
          <w:ilvl w:val="1"/>
          <w:numId w:val="31"/>
        </w:numPr>
        <w:spacing w:before="240" w:after="240" w:line="276" w:lineRule="auto"/>
      </w:pPr>
      <w:r>
        <w:t>Bao gồm các hoạt động đảm bảo rằng phần mềm đã thực hiện đúng chức năng được đặc tả và yêu cầu của người sử dụng.</w:t>
      </w:r>
    </w:p>
    <w:p>
      <w:pPr>
        <w:pStyle w:val="59"/>
        <w:numPr>
          <w:ilvl w:val="1"/>
          <w:numId w:val="31"/>
        </w:numPr>
        <w:spacing w:before="240" w:after="240" w:line="276" w:lineRule="auto"/>
      </w:pPr>
      <w:r>
        <w:t>Đảm bảo tính hoàn thiện của phần mềm trước khi bàn giao sản phẩm cho khách hàng.</w:t>
      </w:r>
    </w:p>
    <w:p>
      <w:pPr>
        <w:pStyle w:val="59"/>
        <w:numPr>
          <w:ilvl w:val="1"/>
          <w:numId w:val="31"/>
        </w:numPr>
        <w:spacing w:before="240" w:after="240" w:line="276" w:lineRule="auto"/>
      </w:pPr>
      <w:r>
        <w:t>Nhằm xác minh và thẩm định các hoạt động đúng với yêu cầu đặt ra.</w:t>
      </w:r>
    </w:p>
    <w:p>
      <w:pPr>
        <w:numPr>
          <w:ilvl w:val="1"/>
          <w:numId w:val="31"/>
        </w:numPr>
        <w:spacing w:before="240" w:after="240" w:line="276" w:lineRule="auto"/>
        <w:jc w:val="left"/>
        <w:rPr>
          <w:szCs w:val="26"/>
        </w:rPr>
      </w:pPr>
      <w:r>
        <w:rPr>
          <w:szCs w:val="26"/>
        </w:rPr>
        <w:t>Phát hiện các lỗi, những rủi ro khi thực thi ứng dụng nhằm sửa chữa, khắc phục kịp thời.</w:t>
      </w:r>
    </w:p>
    <w:p>
      <w:pPr>
        <w:numPr>
          <w:ilvl w:val="1"/>
          <w:numId w:val="31"/>
        </w:numPr>
        <w:spacing w:before="240" w:after="240" w:line="276" w:lineRule="auto"/>
        <w:jc w:val="left"/>
        <w:rPr>
          <w:szCs w:val="26"/>
        </w:rPr>
      </w:pPr>
      <w:r>
        <w:rPr>
          <w:szCs w:val="26"/>
        </w:rPr>
        <w:t>Cung cấp cái nhìn khách quan, toàn diện hơn về ứng dụng từ phía người dùng.</w:t>
      </w:r>
    </w:p>
    <w:p>
      <w:pPr>
        <w:numPr>
          <w:ilvl w:val="1"/>
          <w:numId w:val="31"/>
        </w:numPr>
        <w:spacing w:before="240" w:after="240" w:line="276" w:lineRule="auto"/>
        <w:jc w:val="left"/>
        <w:rPr>
          <w:szCs w:val="26"/>
        </w:rPr>
      </w:pPr>
      <w:r>
        <w:rPr>
          <w:szCs w:val="26"/>
        </w:rPr>
        <w:t>Liệt kê những yêu cầu cho việc kiểm thử (Test Requirements).</w:t>
      </w:r>
    </w:p>
    <w:p>
      <w:pPr>
        <w:numPr>
          <w:ilvl w:val="1"/>
          <w:numId w:val="31"/>
        </w:numPr>
        <w:spacing w:before="240" w:after="240" w:line="276" w:lineRule="auto"/>
        <w:jc w:val="left"/>
        <w:rPr>
          <w:szCs w:val="26"/>
        </w:rPr>
      </w:pPr>
      <w:r>
        <w:rPr>
          <w:szCs w:val="26"/>
        </w:rPr>
        <w:t>Những chiến lược kiểm thử nên được sử dụng trong quá trình kiểm thử, đảm bảo rằng sản phẩm thỏa mản đặc tả thiết kế phần mềm và các yêu cầu khác về phần mềm.</w:t>
      </w:r>
    </w:p>
    <w:p>
      <w:pPr>
        <w:numPr>
          <w:ilvl w:val="1"/>
          <w:numId w:val="31"/>
        </w:numPr>
        <w:spacing w:before="240" w:after="240" w:line="276" w:lineRule="auto"/>
        <w:jc w:val="left"/>
        <w:rPr>
          <w:szCs w:val="26"/>
        </w:rPr>
      </w:pPr>
      <w:r>
        <w:rPr>
          <w:szCs w:val="26"/>
        </w:rPr>
        <w:t>Ước lượng những yêu cầu về tài nguyên và chi phí cho việc kiểm thử.</w:t>
      </w:r>
    </w:p>
    <w:p>
      <w:pPr>
        <w:numPr>
          <w:ilvl w:val="1"/>
          <w:numId w:val="31"/>
        </w:numPr>
        <w:spacing w:before="240" w:after="240" w:line="276" w:lineRule="auto"/>
        <w:jc w:val="left"/>
        <w:rPr>
          <w:szCs w:val="26"/>
        </w:rPr>
      </w:pPr>
      <w:r>
        <w:rPr>
          <w:szCs w:val="26"/>
        </w:rPr>
        <w:t>Liệt kê danh sách các chức năng có lỗi trong quá trình kiểm thử, phân loại mức độ nghiêm trọng và đưa ra cách giải quyết cho lỗi đó.</w:t>
      </w:r>
    </w:p>
    <w:p>
      <w:pPr>
        <w:pStyle w:val="3"/>
      </w:pPr>
      <w:bookmarkStart w:id="107" w:name="_Toc514461331"/>
      <w:r>
        <w:t>Phạm vi kiểm thử</w:t>
      </w:r>
      <w:bookmarkEnd w:id="107"/>
      <w:r>
        <w:t xml:space="preserve"> </w:t>
      </w:r>
    </w:p>
    <w:p>
      <w:pPr>
        <w:spacing w:before="240" w:after="240" w:line="276" w:lineRule="auto"/>
        <w:ind w:left="720" w:firstLine="360"/>
        <w:rPr>
          <w:szCs w:val="26"/>
        </w:rPr>
      </w:pPr>
      <w:r>
        <w:rPr>
          <w:szCs w:val="26"/>
        </w:rPr>
        <w:t>Kiểm thử các trường hợp tương ứng với các chức năng trong tài liệu đặc tả và tài liệu thiết kế. Kịch bản kiểm thử sẽ kiểm tra các use case:</w:t>
      </w:r>
    </w:p>
    <w:tbl>
      <w:tblPr>
        <w:tblStyle w:val="29"/>
        <w:tblW w:w="77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0"/>
        <w:gridCol w:w="3420"/>
        <w:gridCol w:w="2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D9D9D9"/>
          </w:tcPr>
          <w:p>
            <w:pPr>
              <w:ind w:firstLine="0"/>
              <w:jc w:val="center"/>
              <w:rPr>
                <w:b/>
                <w:szCs w:val="26"/>
              </w:rPr>
            </w:pPr>
            <w:r>
              <w:rPr>
                <w:b/>
                <w:szCs w:val="26"/>
              </w:rPr>
              <w:t>ID</w:t>
            </w:r>
          </w:p>
        </w:tc>
        <w:tc>
          <w:tcPr>
            <w:tcW w:w="3420" w:type="dxa"/>
            <w:shd w:val="clear" w:color="auto" w:fill="D9D9D9"/>
          </w:tcPr>
          <w:p>
            <w:pPr>
              <w:ind w:hanging="32"/>
              <w:jc w:val="center"/>
              <w:rPr>
                <w:b/>
                <w:szCs w:val="26"/>
              </w:rPr>
            </w:pPr>
            <w:r>
              <w:rPr>
                <w:b/>
                <w:szCs w:val="26"/>
              </w:rPr>
              <w:t>Tên Use Case</w:t>
            </w:r>
          </w:p>
        </w:tc>
        <w:tc>
          <w:tcPr>
            <w:tcW w:w="2332" w:type="dxa"/>
            <w:shd w:val="clear" w:color="auto" w:fill="D9D9D9"/>
          </w:tcPr>
          <w:p>
            <w:pPr>
              <w:ind w:firstLine="0"/>
              <w:jc w:val="center"/>
              <w:rPr>
                <w:b/>
                <w:szCs w:val="26"/>
              </w:rPr>
            </w:pPr>
            <w:r>
              <w:rPr>
                <w:b/>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UC_LOI</w:t>
            </w:r>
          </w:p>
        </w:tc>
        <w:tc>
          <w:tcPr>
            <w:tcW w:w="3420" w:type="dxa"/>
            <w:shd w:val="clear" w:color="auto" w:fill="auto"/>
          </w:tcPr>
          <w:p>
            <w:pPr>
              <w:spacing w:before="60" w:after="60" w:line="240" w:lineRule="auto"/>
              <w:ind w:firstLine="0"/>
              <w:jc w:val="center"/>
              <w:rPr>
                <w:sz w:val="22"/>
              </w:rPr>
            </w:pPr>
            <w:r>
              <w:rPr>
                <w:sz w:val="22"/>
              </w:rPr>
              <w:t>Đăng nhập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UC_LOU</w:t>
            </w:r>
          </w:p>
        </w:tc>
        <w:tc>
          <w:tcPr>
            <w:tcW w:w="3420" w:type="dxa"/>
            <w:shd w:val="clear" w:color="auto" w:fill="auto"/>
          </w:tcPr>
          <w:p>
            <w:pPr>
              <w:spacing w:before="60" w:after="60" w:line="240" w:lineRule="auto"/>
              <w:ind w:firstLine="0"/>
              <w:jc w:val="center"/>
              <w:rPr>
                <w:sz w:val="22"/>
              </w:rPr>
            </w:pPr>
            <w:r>
              <w:rPr>
                <w:sz w:val="22"/>
              </w:rPr>
              <w:t>Đăng xuất</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UC_REP</w:t>
            </w:r>
          </w:p>
        </w:tc>
        <w:tc>
          <w:tcPr>
            <w:tcW w:w="3420" w:type="dxa"/>
            <w:shd w:val="clear" w:color="auto" w:fill="auto"/>
          </w:tcPr>
          <w:p>
            <w:pPr>
              <w:spacing w:before="60" w:after="60" w:line="240" w:lineRule="auto"/>
              <w:ind w:firstLine="0"/>
              <w:jc w:val="center"/>
              <w:rPr>
                <w:sz w:val="22"/>
              </w:rPr>
            </w:pPr>
            <w:r>
              <w:rPr>
                <w:sz w:val="22"/>
              </w:rPr>
              <w:t>Đổi mật khẩu</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UC_STM</w:t>
            </w:r>
          </w:p>
        </w:tc>
        <w:tc>
          <w:tcPr>
            <w:tcW w:w="3420" w:type="dxa"/>
            <w:shd w:val="clear" w:color="auto" w:fill="auto"/>
          </w:tcPr>
          <w:p>
            <w:pPr>
              <w:spacing w:before="60" w:after="60" w:line="240" w:lineRule="auto"/>
              <w:ind w:firstLine="0"/>
              <w:jc w:val="center"/>
              <w:rPr>
                <w:sz w:val="22"/>
              </w:rPr>
            </w:pPr>
            <w:r>
              <w:rPr>
                <w:sz w:val="22"/>
              </w:rPr>
              <w:t>Quản lý học viên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40" w:type="dxa"/>
            <w:shd w:val="clear" w:color="auto" w:fill="auto"/>
            <w:vAlign w:val="bottom"/>
          </w:tcPr>
          <w:p>
            <w:pPr>
              <w:spacing w:before="60" w:after="60"/>
              <w:ind w:firstLine="0"/>
              <w:jc w:val="center"/>
              <w:rPr>
                <w:b/>
                <w:sz w:val="22"/>
              </w:rPr>
            </w:pPr>
            <w:r>
              <w:rPr>
                <w:b/>
                <w:sz w:val="22"/>
              </w:rPr>
              <w:t>UC_TEM</w:t>
            </w:r>
          </w:p>
        </w:tc>
        <w:tc>
          <w:tcPr>
            <w:tcW w:w="3420" w:type="dxa"/>
            <w:shd w:val="clear" w:color="auto" w:fill="auto"/>
          </w:tcPr>
          <w:p>
            <w:pPr>
              <w:spacing w:before="60" w:after="60" w:line="240" w:lineRule="auto"/>
              <w:ind w:firstLine="0"/>
              <w:jc w:val="center"/>
              <w:rPr>
                <w:sz w:val="22"/>
              </w:rPr>
            </w:pPr>
            <w:r>
              <w:rPr>
                <w:sz w:val="22"/>
              </w:rPr>
              <w:t>Quản lý cố vấn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UC_EMM</w:t>
            </w:r>
          </w:p>
        </w:tc>
        <w:tc>
          <w:tcPr>
            <w:tcW w:w="3420" w:type="dxa"/>
            <w:shd w:val="clear" w:color="auto" w:fill="auto"/>
          </w:tcPr>
          <w:p>
            <w:pPr>
              <w:spacing w:before="60" w:after="60" w:line="240" w:lineRule="auto"/>
              <w:ind w:firstLine="0"/>
              <w:jc w:val="center"/>
              <w:rPr>
                <w:sz w:val="22"/>
              </w:rPr>
            </w:pPr>
            <w:r>
              <w:rPr>
                <w:sz w:val="22"/>
              </w:rPr>
              <w:t>Quản lý cán bộ</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UC_ADM</w:t>
            </w:r>
          </w:p>
        </w:tc>
        <w:tc>
          <w:tcPr>
            <w:tcW w:w="3420" w:type="dxa"/>
            <w:shd w:val="clear" w:color="auto" w:fill="auto"/>
          </w:tcPr>
          <w:p>
            <w:pPr>
              <w:spacing w:before="60" w:after="60" w:line="240" w:lineRule="auto"/>
              <w:ind w:firstLine="0"/>
              <w:jc w:val="center"/>
              <w:rPr>
                <w:sz w:val="22"/>
              </w:rPr>
            </w:pPr>
            <w:r>
              <w:rPr>
                <w:sz w:val="22"/>
              </w:rPr>
              <w:t>Quản lý quản trị viên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UC_WAM</w:t>
            </w:r>
          </w:p>
        </w:tc>
        <w:tc>
          <w:tcPr>
            <w:tcW w:w="3420" w:type="dxa"/>
            <w:shd w:val="clear" w:color="auto" w:fill="auto"/>
          </w:tcPr>
          <w:p>
            <w:pPr>
              <w:spacing w:before="60" w:after="60" w:line="240" w:lineRule="auto"/>
              <w:ind w:firstLine="0"/>
              <w:jc w:val="center"/>
              <w:rPr>
                <w:sz w:val="22"/>
              </w:rPr>
            </w:pPr>
            <w:r>
              <w:rPr>
                <w:sz w:val="22"/>
              </w:rPr>
              <w:t>Quản lý phân quyền chờ cấp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UC_CLM</w:t>
            </w:r>
          </w:p>
        </w:tc>
        <w:tc>
          <w:tcPr>
            <w:tcW w:w="3420" w:type="dxa"/>
            <w:shd w:val="clear" w:color="auto" w:fill="auto"/>
          </w:tcPr>
          <w:p>
            <w:pPr>
              <w:spacing w:before="60" w:after="60" w:line="240" w:lineRule="auto"/>
              <w:ind w:firstLine="0"/>
              <w:jc w:val="center"/>
              <w:rPr>
                <w:sz w:val="22"/>
              </w:rPr>
            </w:pPr>
            <w:r>
              <w:rPr>
                <w:sz w:val="22"/>
              </w:rPr>
              <w:t>Quản lý lớp</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UC_ACM</w:t>
            </w:r>
          </w:p>
        </w:tc>
        <w:tc>
          <w:tcPr>
            <w:tcW w:w="3420" w:type="dxa"/>
            <w:shd w:val="clear" w:color="auto" w:fill="auto"/>
          </w:tcPr>
          <w:p>
            <w:pPr>
              <w:spacing w:before="60" w:after="60" w:line="240" w:lineRule="auto"/>
              <w:ind w:firstLine="0"/>
              <w:jc w:val="center"/>
              <w:rPr>
                <w:sz w:val="22"/>
              </w:rPr>
            </w:pPr>
            <w:r>
              <w:rPr>
                <w:sz w:val="22"/>
              </w:rPr>
              <w:t>Quản lý hoạt động</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UC_CYM</w:t>
            </w:r>
          </w:p>
        </w:tc>
        <w:tc>
          <w:tcPr>
            <w:tcW w:w="3420" w:type="dxa"/>
            <w:shd w:val="clear" w:color="auto" w:fill="auto"/>
          </w:tcPr>
          <w:p>
            <w:pPr>
              <w:spacing w:before="60" w:after="60" w:line="240" w:lineRule="auto"/>
              <w:ind w:firstLine="0"/>
              <w:jc w:val="center"/>
              <w:rPr>
                <w:sz w:val="22"/>
              </w:rPr>
            </w:pPr>
            <w:r>
              <w:rPr>
                <w:sz w:val="22"/>
              </w:rPr>
              <w:t>Quản lý chu kỳ</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UC_SCM</w:t>
            </w:r>
          </w:p>
        </w:tc>
        <w:tc>
          <w:tcPr>
            <w:tcW w:w="3420" w:type="dxa"/>
            <w:shd w:val="clear" w:color="auto" w:fill="auto"/>
          </w:tcPr>
          <w:p>
            <w:pPr>
              <w:spacing w:before="60" w:after="60" w:line="240" w:lineRule="auto"/>
              <w:ind w:firstLine="0"/>
              <w:jc w:val="center"/>
              <w:rPr>
                <w:sz w:val="22"/>
              </w:rPr>
            </w:pPr>
            <w:r>
              <w:rPr>
                <w:sz w:val="22"/>
              </w:rPr>
              <w:t>Quản lý niên khóa</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UC_MAM</w:t>
            </w:r>
          </w:p>
        </w:tc>
        <w:tc>
          <w:tcPr>
            <w:tcW w:w="3420" w:type="dxa"/>
            <w:shd w:val="clear" w:color="auto" w:fill="auto"/>
          </w:tcPr>
          <w:p>
            <w:pPr>
              <w:spacing w:before="60" w:after="60" w:line="240" w:lineRule="auto"/>
              <w:ind w:firstLine="0"/>
              <w:jc w:val="center"/>
              <w:rPr>
                <w:sz w:val="22"/>
              </w:rPr>
            </w:pPr>
            <w:r>
              <w:rPr>
                <w:sz w:val="22"/>
              </w:rPr>
              <w:t>Quản lý chuyên ngành</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UC_ROM</w:t>
            </w:r>
          </w:p>
        </w:tc>
        <w:tc>
          <w:tcPr>
            <w:tcW w:w="3420" w:type="dxa"/>
            <w:shd w:val="clear" w:color="auto" w:fill="auto"/>
          </w:tcPr>
          <w:p>
            <w:pPr>
              <w:spacing w:before="60" w:after="60" w:line="240" w:lineRule="auto"/>
              <w:ind w:firstLine="0"/>
              <w:jc w:val="center"/>
              <w:rPr>
                <w:sz w:val="22"/>
              </w:rPr>
            </w:pPr>
            <w:r>
              <w:rPr>
                <w:sz w:val="22"/>
              </w:rPr>
              <w:t>Quản lý phân quyền</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auto"/>
            <w:vAlign w:val="bottom"/>
          </w:tcPr>
          <w:p>
            <w:pPr>
              <w:spacing w:before="60" w:after="60"/>
              <w:ind w:firstLine="0"/>
              <w:jc w:val="center"/>
              <w:rPr>
                <w:b/>
                <w:sz w:val="22"/>
              </w:rPr>
            </w:pPr>
            <w:r>
              <w:rPr>
                <w:b/>
                <w:sz w:val="22"/>
              </w:rPr>
              <w:t>UC_STM</w:t>
            </w:r>
          </w:p>
        </w:tc>
        <w:tc>
          <w:tcPr>
            <w:tcW w:w="3420" w:type="dxa"/>
            <w:shd w:val="clear" w:color="auto" w:fill="auto"/>
          </w:tcPr>
          <w:p>
            <w:pPr>
              <w:spacing w:before="60" w:after="60" w:line="240" w:lineRule="auto"/>
              <w:ind w:firstLine="0"/>
              <w:jc w:val="center"/>
              <w:rPr>
                <w:sz w:val="22"/>
              </w:rPr>
            </w:pPr>
            <w:r>
              <w:rPr>
                <w:sz w:val="22"/>
              </w:rPr>
              <w:t>Quản lý cấu trúc</w:t>
            </w:r>
          </w:p>
        </w:tc>
        <w:tc>
          <w:tcPr>
            <w:tcW w:w="2332" w:type="dxa"/>
            <w:shd w:val="clear" w:color="auto" w:fill="auto"/>
          </w:tcPr>
          <w:p>
            <w:pPr>
              <w:spacing w:before="60" w:after="60"/>
              <w:ind w:firstLine="0"/>
              <w:rPr>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40" w:type="dxa"/>
            <w:shd w:val="clear" w:color="auto" w:fill="D8D8D8" w:themeFill="background1" w:themeFillShade="D9"/>
            <w:vAlign w:val="bottom"/>
          </w:tcPr>
          <w:p>
            <w:pPr>
              <w:ind w:firstLine="22"/>
              <w:jc w:val="center"/>
              <w:rPr>
                <w:szCs w:val="26"/>
              </w:rPr>
            </w:pPr>
          </w:p>
        </w:tc>
        <w:tc>
          <w:tcPr>
            <w:tcW w:w="3420" w:type="dxa"/>
            <w:shd w:val="clear" w:color="auto" w:fill="D8D8D8" w:themeFill="background1" w:themeFillShade="D9"/>
          </w:tcPr>
          <w:p>
            <w:pPr>
              <w:spacing w:line="240" w:lineRule="auto"/>
              <w:rPr>
                <w:szCs w:val="26"/>
              </w:rPr>
            </w:pPr>
          </w:p>
        </w:tc>
        <w:tc>
          <w:tcPr>
            <w:tcW w:w="2332" w:type="dxa"/>
            <w:shd w:val="clear" w:color="auto" w:fill="D8D8D8" w:themeFill="background1" w:themeFillShade="D9"/>
          </w:tcPr>
          <w:p>
            <w:pPr>
              <w:ind w:firstLine="0"/>
              <w:rPr>
                <w:szCs w:val="26"/>
              </w:rPr>
            </w:pPr>
          </w:p>
        </w:tc>
      </w:tr>
    </w:tbl>
    <w:p>
      <w:pPr>
        <w:spacing w:after="120" w:line="336" w:lineRule="auto"/>
        <w:ind w:left="180" w:firstLine="540"/>
        <w:rPr>
          <w:szCs w:val="26"/>
        </w:rPr>
      </w:pPr>
      <w:bookmarkStart w:id="108" w:name="_Toc514461332"/>
      <w:r>
        <w:rPr>
          <w:szCs w:val="26"/>
        </w:rPr>
        <w:t>Ngoài ra quá trình kiểm thử còn được thực hiện kiểm tra trên phần cứng của máy tính đã đáp ứng được các yêu cầu cài đặt hệ thống hay chưa, đảm bảo máy tính cá nhân có kết nối Internet để có thể truy cập vào trang web của hệ thống và thực hiện việc kiểm tra chấm điểm rèn luyện online, việc kiểm thử phải trong ngân sách dự toán phù hợp với yêu cầu hiện tại và có sự điều chỉnh mức độ, quy mô theo yêu cầu bổ sung.</w:t>
      </w:r>
    </w:p>
    <w:p>
      <w:pPr>
        <w:pStyle w:val="3"/>
      </w:pPr>
      <w:r>
        <w:t>Cách thức và công cụ kiểm thử</w:t>
      </w:r>
    </w:p>
    <w:p>
      <w:pPr>
        <w:pStyle w:val="4"/>
        <w:rPr>
          <w:shd w:val="clear" w:color="auto" w:fill="FFFFFF"/>
        </w:rPr>
      </w:pPr>
      <w:r>
        <w:rPr>
          <w:shd w:val="clear" w:color="auto" w:fill="FFFFFF"/>
        </w:rPr>
        <w:t>Phương pháp kiểm thử</w:t>
      </w:r>
    </w:p>
    <w:p>
      <w:r>
        <w:rPr>
          <w:shd w:val="clear" w:color="auto" w:fill="FFFFFF"/>
        </w:rPr>
        <w:t>Testing trong Larvel được hỗ trợ bởi PhpUnit test bao gồm một thư mục tests và một file cấu hình phpunit.xml.</w:t>
      </w:r>
      <w:r>
        <w:t>Kịch bản kiểm thử</w:t>
      </w:r>
      <w:bookmarkEnd w:id="108"/>
      <w:r>
        <w:t>.</w:t>
      </w:r>
    </w:p>
    <w:p>
      <w:pPr>
        <w:rPr>
          <w:shd w:val="clear" w:color="auto" w:fill="FFFFFF"/>
        </w:rPr>
      </w:pPr>
      <w:r>
        <w:rPr>
          <w:shd w:val="clear" w:color="auto" w:fill="FFFFFF"/>
        </w:rPr>
        <w:t>Thư mục tests là thư mục mặc định dùng để viết code cho việc test, bạn có thể đổi sang thư mục khác nếu muốn bằng cách cấu hình trong file phpunit.xml.</w:t>
      </w:r>
    </w:p>
    <w:p>
      <w:pPr>
        <w:rPr>
          <w:shd w:val="clear" w:color="auto" w:fill="FFFFFF"/>
        </w:rPr>
      </w:pPr>
      <w:r>
        <w:rPr>
          <w:shd w:val="clear" w:color="auto" w:fill="FFFFFF"/>
        </w:rPr>
        <w:t>Một file Exampletest.php được cung cấp trong file tests. Sau khi cài đặt một ứng dụng Laravel mới, đơn giản chỉ cần chạy câu lệnh phpunit để chạy thử nghiệm của bạn.</w:t>
      </w:r>
    </w:p>
    <w:p>
      <w:pPr>
        <w:pStyle w:val="5"/>
      </w:pPr>
      <w:r>
        <w:t>Kiểm thử đơn vị (Unit test)</w:t>
      </w:r>
    </w:p>
    <w:p>
      <w:pPr>
        <w:rPr>
          <w:lang w:eastAsia="zh-CN"/>
        </w:rPr>
      </w:pPr>
      <w:r>
        <w:rPr>
          <w:lang w:eastAsia="zh-CN"/>
        </w:rPr>
        <w:t xml:space="preserve">Laravel hỗ trợ người dùng kiểm thử đơn vị thông qua nhiều phương thức, một trong số đó có thể kể đến phương thức đơn giản nhất là </w:t>
      </w:r>
      <w:r>
        <w:rPr>
          <w:b/>
          <w:lang w:eastAsia="zh-CN"/>
        </w:rPr>
        <w:t>dump and die</w:t>
      </w:r>
      <w:r>
        <w:rPr>
          <w:lang w:eastAsia="zh-CN"/>
        </w:rPr>
        <w:t xml:space="preserve"> (dd). Phương pháp này cho phép tester dừng dong dữ liệu tại bất cứ vị trí nào thông qua phương thức dd($request). Qua đó tester có thể dễ dàng theo dõi quá trình dữ liệu luân chuyển trong hệ thống.</w:t>
      </w:r>
    </w:p>
    <w:p>
      <w:pPr>
        <w:pStyle w:val="5"/>
      </w:pPr>
      <w:r>
        <w:t>Testing JSON APIs</w:t>
      </w:r>
    </w:p>
    <w:p>
      <w:r>
        <w:t>Laravel cũng cung cấp một số helpers cho việc thử nghiệm JSON APIs và các phản hồi của chúng. Ví dụ, các phương thức </w:t>
      </w:r>
      <w:r>
        <w:rPr>
          <w:rFonts w:ascii="Consolas" w:hAnsi="Consolas" w:cs="Courier New"/>
          <w:shd w:val="clear" w:color="auto" w:fill="EEEEEE"/>
        </w:rPr>
        <w:t>json, get, post, put, patch, và delete</w:t>
      </w:r>
      <w:r>
        <w:t> có thể sử dụng để các vấn đề yêu cầu với những HTTP khác nhau. Bạn cũng có thể dễ dàng truyền dự liệu và tiêu đề cho các phương pháp này. Để bắt đầu chúng ta viết một bài test thực hiện yêu cầu </w:t>
      </w:r>
      <w:r>
        <w:rPr>
          <w:rFonts w:ascii="Consolas" w:hAnsi="Consolas" w:cs="Courier New"/>
          <w:shd w:val="clear" w:color="auto" w:fill="EEEEEE"/>
        </w:rPr>
        <w:t>POST</w:t>
      </w:r>
      <w:r>
        <w:t> tới </w:t>
      </w:r>
      <w:r>
        <w:rPr>
          <w:rFonts w:ascii="Consolas" w:hAnsi="Consolas" w:cs="Courier New"/>
          <w:shd w:val="clear" w:color="auto" w:fill="EEEEEE"/>
        </w:rPr>
        <w:t>/user</w:t>
      </w:r>
      <w:r>
        <w:t> và khẳng định các giá trị kỳ vọng được trả về.</w:t>
      </w:r>
    </w:p>
    <w:p>
      <w:pPr>
        <w:pStyle w:val="4"/>
      </w:pPr>
      <w:bookmarkStart w:id="109" w:name="_Toc499244495"/>
      <w:r>
        <w:t>Các tính năng sẽ không được kiểm thử</w:t>
      </w:r>
      <w:bookmarkEnd w:id="109"/>
    </w:p>
    <w:p>
      <w:pPr>
        <w:spacing w:before="60" w:after="60" w:line="336" w:lineRule="auto"/>
        <w:ind w:left="180" w:firstLine="540"/>
        <w:rPr>
          <w:szCs w:val="26"/>
        </w:rPr>
      </w:pPr>
      <w:r>
        <w:rPr>
          <w:szCs w:val="26"/>
        </w:rPr>
        <w:t>Các tính năng này không cần kiểm thử vì nó không được qui định trong thông số kỹ thuật, yêu cầu phần mềm, và một phần vì nó vượt quá khả năng, chi phí của đội kiểm thử. Tính năng bao gồm:</w:t>
      </w:r>
    </w:p>
    <w:p>
      <w:pPr>
        <w:spacing w:before="60" w:after="60" w:line="336" w:lineRule="auto"/>
        <w:ind w:left="993"/>
        <w:rPr>
          <w:szCs w:val="26"/>
        </w:rPr>
      </w:pPr>
      <w:r>
        <w:rPr>
          <w:szCs w:val="26"/>
        </w:rPr>
        <w:t>+</w:t>
      </w:r>
      <w:r>
        <w:rPr>
          <w:szCs w:val="26"/>
        </w:rPr>
        <w:tab/>
      </w:r>
      <w:r>
        <w:rPr>
          <w:szCs w:val="26"/>
        </w:rPr>
        <w:t>Giao diện người dùng (độ dễ sử dụng, tính tương tác cao).</w:t>
      </w:r>
    </w:p>
    <w:p>
      <w:pPr>
        <w:spacing w:before="60" w:after="60" w:line="336" w:lineRule="auto"/>
        <w:ind w:left="993"/>
        <w:rPr>
          <w:szCs w:val="26"/>
        </w:rPr>
      </w:pPr>
      <w:r>
        <w:rPr>
          <w:szCs w:val="26"/>
        </w:rPr>
        <w:t>+</w:t>
      </w:r>
      <w:r>
        <w:rPr>
          <w:szCs w:val="26"/>
        </w:rPr>
        <w:tab/>
      </w:r>
      <w:r>
        <w:rPr>
          <w:szCs w:val="26"/>
        </w:rPr>
        <w:t>Giao diện phần cứng (các yêu cầu về phần cứng giúp hệ thống hoạt động ổn định).</w:t>
      </w:r>
    </w:p>
    <w:p>
      <w:pPr>
        <w:spacing w:before="60" w:after="60" w:line="336" w:lineRule="auto"/>
        <w:ind w:left="993"/>
        <w:rPr>
          <w:szCs w:val="26"/>
        </w:rPr>
      </w:pPr>
      <w:r>
        <w:rPr>
          <w:szCs w:val="26"/>
        </w:rPr>
        <w:t>+</w:t>
      </w:r>
      <w:r>
        <w:rPr>
          <w:szCs w:val="26"/>
        </w:rPr>
        <w:tab/>
      </w:r>
      <w:r>
        <w:rPr>
          <w:szCs w:val="26"/>
        </w:rPr>
        <w:t>Giao diện phần mềm.</w:t>
      </w:r>
    </w:p>
    <w:p>
      <w:pPr>
        <w:spacing w:before="60" w:after="60" w:line="336" w:lineRule="auto"/>
        <w:ind w:left="993"/>
        <w:rPr>
          <w:szCs w:val="26"/>
        </w:rPr>
      </w:pPr>
      <w:r>
        <w:rPr>
          <w:szCs w:val="26"/>
        </w:rPr>
        <w:t>+</w:t>
      </w:r>
      <w:r>
        <w:rPr>
          <w:szCs w:val="26"/>
        </w:rPr>
        <w:tab/>
      </w:r>
      <w:r>
        <w:rPr>
          <w:szCs w:val="26"/>
        </w:rPr>
        <w:t xml:space="preserve">Cơ sỡ dữ liệu hợp lý. </w:t>
      </w:r>
    </w:p>
    <w:p>
      <w:pPr>
        <w:spacing w:before="60" w:after="60" w:line="336" w:lineRule="auto"/>
        <w:ind w:left="993"/>
        <w:rPr>
          <w:szCs w:val="26"/>
        </w:rPr>
      </w:pPr>
      <w:r>
        <w:rPr>
          <w:szCs w:val="26"/>
        </w:rPr>
        <w:t>+</w:t>
      </w:r>
      <w:r>
        <w:rPr>
          <w:szCs w:val="26"/>
        </w:rPr>
        <w:tab/>
      </w:r>
      <w:r>
        <w:rPr>
          <w:szCs w:val="26"/>
        </w:rPr>
        <w:t>Các vấn đề về an toàn và bảo mật thông tin.</w:t>
      </w:r>
    </w:p>
    <w:p>
      <w:pPr>
        <w:spacing w:before="60" w:after="60" w:line="336" w:lineRule="auto"/>
        <w:ind w:left="990"/>
        <w:rPr>
          <w:szCs w:val="26"/>
        </w:rPr>
      </w:pPr>
      <w:r>
        <w:rPr>
          <w:szCs w:val="26"/>
        </w:rPr>
        <w:t>+</w:t>
      </w:r>
      <w:r>
        <w:rPr>
          <w:szCs w:val="26"/>
        </w:rPr>
        <w:tab/>
      </w:r>
      <w:r>
        <w:rPr>
          <w:szCs w:val="26"/>
        </w:rPr>
        <w:t>Kiểm thử quy trình quản trị của hệ thống.</w:t>
      </w:r>
    </w:p>
    <w:p>
      <w:pPr>
        <w:spacing w:before="60" w:after="60" w:line="336" w:lineRule="auto"/>
        <w:ind w:left="993"/>
        <w:rPr>
          <w:szCs w:val="26"/>
        </w:rPr>
      </w:pPr>
      <w:r>
        <w:rPr>
          <w:szCs w:val="26"/>
        </w:rPr>
        <w:t>+     Kiểm thử hiệu năng ( kiểm thử tải – load testing, kiểm thử áp lực – stress testing, kiểm thử dữ liệu – volume testing).</w:t>
      </w:r>
    </w:p>
    <w:p>
      <w:pPr>
        <w:pStyle w:val="41"/>
        <w:numPr>
          <w:ilvl w:val="0"/>
          <w:numId w:val="32"/>
        </w:numPr>
        <w:spacing w:before="60" w:after="60" w:line="336" w:lineRule="auto"/>
        <w:ind w:left="720" w:hanging="450"/>
        <w:contextualSpacing/>
        <w:jc w:val="left"/>
        <w:rPr>
          <w:szCs w:val="26"/>
        </w:rPr>
      </w:pPr>
      <w:r>
        <w:rPr>
          <w:szCs w:val="26"/>
        </w:rPr>
        <w:t>Kiểm thử sẽ không bao gồm các chức năng của phần mềm chưa được sửa đổi từ phiên bản trước đó.</w:t>
      </w:r>
    </w:p>
    <w:p>
      <w:pPr>
        <w:pStyle w:val="4"/>
      </w:pPr>
      <w:bookmarkStart w:id="110" w:name="_Toc499244496"/>
      <w:r>
        <w:t>Phương pháp tiếp cận / chiến lược kiểm thử</w:t>
      </w:r>
      <w:bookmarkEnd w:id="110"/>
    </w:p>
    <w:p>
      <w:pPr>
        <w:spacing w:before="60" w:after="60" w:line="336" w:lineRule="auto"/>
        <w:ind w:left="180" w:firstLine="529"/>
        <w:rPr>
          <w:szCs w:val="26"/>
        </w:rPr>
      </w:pPr>
      <w:r>
        <w:rPr>
          <w:szCs w:val="26"/>
        </w:rPr>
        <w:t>Trong dự án phát triển phần mềm “Quản lý điểm thi đua học viên Trung tâm công nghệ phần mềm Đại học Cần Thơ” có 2 loại kiểm thử được tiến hành:</w:t>
      </w:r>
    </w:p>
    <w:p>
      <w:pPr>
        <w:pStyle w:val="41"/>
        <w:numPr>
          <w:ilvl w:val="0"/>
          <w:numId w:val="33"/>
        </w:numPr>
        <w:spacing w:before="60" w:after="60" w:line="336" w:lineRule="auto"/>
        <w:ind w:left="1276" w:hanging="425"/>
        <w:contextualSpacing/>
        <w:jc w:val="left"/>
        <w:rPr>
          <w:szCs w:val="26"/>
        </w:rPr>
      </w:pPr>
      <w:r>
        <w:rPr>
          <w:szCs w:val="26"/>
        </w:rPr>
        <w:t xml:space="preserve">Kiểm thử hộp trắng: quá trình kiểm thử sẽ được Tester tạo ra Test Scrip và thực thi các hàm kiểm tra chức năng theo yêu cầu qua đó ghi nhận và sửa chữa các lỗi logic trong quá trình lập trình phần mềm. </w:t>
      </w:r>
    </w:p>
    <w:p>
      <w:pPr>
        <w:pStyle w:val="41"/>
        <w:numPr>
          <w:ilvl w:val="0"/>
          <w:numId w:val="33"/>
        </w:numPr>
        <w:spacing w:before="60" w:after="60" w:line="336" w:lineRule="auto"/>
        <w:ind w:left="1276" w:hanging="425"/>
        <w:contextualSpacing/>
        <w:jc w:val="left"/>
        <w:rPr>
          <w:szCs w:val="26"/>
        </w:rPr>
      </w:pPr>
      <w:r>
        <w:rPr>
          <w:szCs w:val="26"/>
        </w:rPr>
        <w:t>Kiểm thử hộp đen: Kiểm thử theo chức năng (Funtional Test) tiến hành theo 5 bước:</w:t>
      </w:r>
    </w:p>
    <w:p>
      <w:pPr>
        <w:pStyle w:val="41"/>
        <w:numPr>
          <w:ilvl w:val="0"/>
          <w:numId w:val="34"/>
        </w:numPr>
        <w:spacing w:before="60" w:after="60" w:line="336" w:lineRule="auto"/>
        <w:ind w:left="1701" w:hanging="425"/>
        <w:contextualSpacing/>
        <w:jc w:val="left"/>
        <w:rPr>
          <w:szCs w:val="26"/>
        </w:rPr>
      </w:pPr>
      <w:r>
        <w:rPr>
          <w:szCs w:val="26"/>
        </w:rPr>
        <w:t>Xác định các chức năng của phần mềm dự định kiểm thử.</w:t>
      </w:r>
    </w:p>
    <w:p>
      <w:pPr>
        <w:pStyle w:val="41"/>
        <w:numPr>
          <w:ilvl w:val="0"/>
          <w:numId w:val="35"/>
        </w:numPr>
        <w:spacing w:before="60" w:after="60" w:line="336" w:lineRule="auto"/>
        <w:ind w:left="1701" w:hanging="425"/>
        <w:contextualSpacing/>
        <w:jc w:val="left"/>
        <w:rPr>
          <w:szCs w:val="26"/>
        </w:rPr>
      </w:pPr>
      <w:r>
        <w:rPr>
          <w:szCs w:val="26"/>
        </w:rPr>
        <w:t>Tạo ra các dữ liệu đầu vào dựa trên các tài liệu đặc tả kỹ thuật của chức năng.</w:t>
      </w:r>
    </w:p>
    <w:p>
      <w:pPr>
        <w:pStyle w:val="41"/>
        <w:numPr>
          <w:ilvl w:val="0"/>
          <w:numId w:val="35"/>
        </w:numPr>
        <w:spacing w:before="60" w:after="60" w:line="336" w:lineRule="auto"/>
        <w:ind w:left="1701" w:hanging="425"/>
        <w:contextualSpacing/>
        <w:jc w:val="left"/>
        <w:rPr>
          <w:szCs w:val="26"/>
        </w:rPr>
      </w:pPr>
      <w:r>
        <w:rPr>
          <w:szCs w:val="26"/>
        </w:rPr>
        <w:t>Xác định kết quả đầu ra dựa trên các tài liệu đặc tả kỹ thuật của chức năng.</w:t>
      </w:r>
    </w:p>
    <w:p>
      <w:pPr>
        <w:pStyle w:val="41"/>
        <w:numPr>
          <w:ilvl w:val="0"/>
          <w:numId w:val="35"/>
        </w:numPr>
        <w:spacing w:before="60" w:after="60" w:line="336" w:lineRule="auto"/>
        <w:ind w:left="1701" w:hanging="425"/>
        <w:contextualSpacing/>
        <w:jc w:val="left"/>
        <w:rPr>
          <w:szCs w:val="26"/>
        </w:rPr>
      </w:pPr>
      <w:r>
        <w:rPr>
          <w:szCs w:val="26"/>
        </w:rPr>
        <w:t>Thực thi các trường hợp kiểm thử trên môi trường giả định.</w:t>
      </w:r>
    </w:p>
    <w:p>
      <w:pPr>
        <w:pStyle w:val="41"/>
        <w:numPr>
          <w:ilvl w:val="0"/>
          <w:numId w:val="35"/>
        </w:numPr>
        <w:spacing w:before="60" w:after="60" w:line="336" w:lineRule="auto"/>
        <w:ind w:left="1701" w:hanging="425"/>
        <w:contextualSpacing/>
        <w:jc w:val="left"/>
        <w:rPr>
          <w:szCs w:val="26"/>
        </w:rPr>
      </w:pPr>
      <w:r>
        <w:rPr>
          <w:szCs w:val="26"/>
        </w:rPr>
        <w:t>So sánh kết quả thực tế và kết quả mong muốn.</w:t>
      </w:r>
    </w:p>
    <w:p>
      <w:pPr>
        <w:ind w:left="709"/>
        <w:rPr>
          <w:szCs w:val="26"/>
        </w:rPr>
      </w:pPr>
      <w:r>
        <w:rPr>
          <w:szCs w:val="26"/>
        </w:rPr>
        <w:t>Bảng mô tả tổng thể của kiểm thử theo chức năng (Funtional Test):</w:t>
      </w:r>
    </w:p>
    <w:p/>
    <w:tbl>
      <w:tblPr>
        <w:tblStyle w:val="29"/>
        <w:tblW w:w="8647" w:type="dxa"/>
        <w:tblInd w:w="-5"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
      <w:tblGrid>
        <w:gridCol w:w="2573"/>
        <w:gridCol w:w="607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646"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Mục đích kiểm tra</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Đảm bảo các chức năng được kiểm tra hoạt động chính xác theo đặc tả yêu cầu.</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1844"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Kỹ thuật</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-Thực thi tất cả các trường hợp có thể có cho mỗi nhóm chức năng, sử dụng dữ liệu hợp lệ và không hợp lệ để xác định:</w:t>
            </w:r>
          </w:p>
          <w:p>
            <w:pPr>
              <w:pStyle w:val="63"/>
            </w:pPr>
            <w:r>
              <w:t>- Kết quả mong đợi khi dữ liệu hợp lệ được sử dụng.</w:t>
            </w:r>
          </w:p>
          <w:p>
            <w:pPr>
              <w:pStyle w:val="63"/>
            </w:pPr>
            <w:r>
              <w:t>- Cảnh báo phù hợp hiện ra khi dữ liệu không hợp lệ được sử dụng.</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993"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Tiêu chuẩn dừng</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-Tất cả các testcase đã được thiết kế đều được thực thi.</w:t>
            </w:r>
          </w:p>
          <w:p>
            <w:pPr>
              <w:pStyle w:val="63"/>
            </w:pPr>
            <w:r>
              <w:t>-Tất cả các lỗi tìm thấy đều được ghi nhận lý do rõ ràng để có thể giúp cho developer khắc phục.</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646"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Chịu trách nhiệm kiểm thử</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Test Designer / Tester.</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646"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Cách kiểm thử</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Kiểm thử bằng tay thủ công, tuần tự theo các bước được định nghĩa trong testcase.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Ex>
        <w:trPr>
          <w:trHeight w:val="646" w:hRule="atLeast"/>
        </w:trPr>
        <w:tc>
          <w:tcPr>
            <w:tcW w:w="2573" w:type="dxa"/>
            <w:tcBorders>
              <w:top w:val="single" w:color="999999" w:sz="4" w:space="0"/>
              <w:left w:val="single" w:color="999999" w:sz="4" w:space="0"/>
              <w:bottom w:val="single" w:color="999999" w:sz="4" w:space="0"/>
              <w:right w:val="single" w:color="999999" w:sz="4" w:space="0"/>
            </w:tcBorders>
            <w:shd w:val="clear" w:color="auto" w:fill="F1F1F1" w:themeFill="background1" w:themeFillShade="F2"/>
            <w:vAlign w:val="center"/>
          </w:tcPr>
          <w:p>
            <w:pPr>
              <w:pStyle w:val="63"/>
            </w:pPr>
            <w:r>
              <w:t>Xử lý ngoại lệ</w:t>
            </w:r>
          </w:p>
        </w:tc>
        <w:tc>
          <w:tcPr>
            <w:tcW w:w="6074" w:type="dxa"/>
            <w:tcBorders>
              <w:top w:val="single" w:color="999999" w:sz="4" w:space="0"/>
              <w:left w:val="single" w:color="999999" w:sz="4" w:space="0"/>
              <w:bottom w:val="single" w:color="999999" w:sz="4" w:space="0"/>
              <w:right w:val="single" w:color="999999" w:sz="4" w:space="0"/>
            </w:tcBorders>
            <w:vAlign w:val="center"/>
          </w:tcPr>
          <w:p>
            <w:pPr>
              <w:pStyle w:val="63"/>
            </w:pPr>
            <w:r>
              <w:t>Liệt kê tất cả các vấn đề liên quan phát sinh trong quá trình thực thi kiểm thử.</w:t>
            </w:r>
          </w:p>
        </w:tc>
      </w:tr>
    </w:tbl>
    <w:p/>
    <w:p>
      <w:pPr>
        <w:pStyle w:val="4"/>
      </w:pPr>
      <w:bookmarkStart w:id="111" w:name="_Toc499244497"/>
      <w:r>
        <w:t>Tiêu chí kiểm thử thành công / thất bại</w:t>
      </w:r>
      <w:bookmarkEnd w:id="111"/>
    </w:p>
    <w:p>
      <w:pPr>
        <w:pStyle w:val="64"/>
        <w:spacing w:before="60" w:after="60" w:line="336" w:lineRule="auto"/>
        <w:ind w:left="180" w:firstLine="540"/>
        <w:rPr>
          <w:rFonts w:ascii="Times New Roman" w:hAnsi="Times New Roman"/>
          <w:color w:val="auto"/>
          <w:sz w:val="26"/>
          <w:szCs w:val="26"/>
        </w:rPr>
      </w:pPr>
      <w:r>
        <w:rPr>
          <w:rFonts w:ascii="Times New Roman" w:hAnsi="Times New Roman"/>
          <w:color w:val="auto"/>
          <w:sz w:val="26"/>
          <w:szCs w:val="26"/>
        </w:rPr>
        <w:t>Passed tất cả các Test Case đã được định nghĩa qua nhiều lần test.</w:t>
      </w:r>
    </w:p>
    <w:p>
      <w:pPr>
        <w:spacing w:before="60" w:after="60" w:line="336" w:lineRule="auto"/>
        <w:ind w:left="180" w:firstLine="540"/>
        <w:rPr>
          <w:szCs w:val="26"/>
        </w:rPr>
      </w:pPr>
      <w:r>
        <w:rPr>
          <w:szCs w:val="26"/>
        </w:rPr>
        <w:t>Hệ thống chạy ổn định trong kiểm nghiệm giả định thực tế, trên nhiều máy tính khác nhau và thực hiện chấm điểm rèn luyện trực tuyến với nhiều người truy cập cùng lúc.</w:t>
      </w:r>
    </w:p>
    <w:p>
      <w:pPr>
        <w:spacing w:before="60" w:after="60" w:line="336" w:lineRule="auto"/>
        <w:ind w:left="180" w:firstLine="540"/>
        <w:rPr>
          <w:szCs w:val="26"/>
        </w:rPr>
      </w:pPr>
      <w:r>
        <w:rPr>
          <w:szCs w:val="26"/>
        </w:rPr>
        <w:t>Hệ thống có thể tích hợp trên nhiều trình duyệt khác nhau khi sử dụng và có thể chạy trên cả smarphone lẫn laptop hay máy tính để bàn.</w:t>
      </w:r>
    </w:p>
    <w:p>
      <w:pPr>
        <w:spacing w:before="60" w:after="60" w:line="336" w:lineRule="auto"/>
        <w:ind w:left="180" w:firstLine="540"/>
        <w:rPr>
          <w:szCs w:val="26"/>
        </w:rPr>
      </w:pPr>
      <w:r>
        <w:rPr>
          <w:szCs w:val="26"/>
        </w:rPr>
        <w:t>Tiêu chí kiểm thử thành công đặt ra là hệ thống có 95% các mô-đun (Test Case) vượt qua quá trình kiểm thử mà không xảy ra lỗi hoặc đã được fix lỗi thành công (mức độ Pass của Test Case cao).</w:t>
      </w:r>
    </w:p>
    <w:p>
      <w:pPr>
        <w:spacing w:before="60" w:after="60" w:line="336" w:lineRule="auto"/>
        <w:ind w:left="180" w:firstLine="540"/>
        <w:rPr>
          <w:szCs w:val="26"/>
        </w:rPr>
      </w:pPr>
      <w:r>
        <w:rPr>
          <w:szCs w:val="26"/>
        </w:rPr>
        <w:t>Dự kiến test lần 2 với 5% các Test Case có thể thất bại nhưng ở mức độ ưu tiên thấp và sẽ được fix lỗi trong thời gian còn lại của kiểm thử.</w:t>
      </w:r>
    </w:p>
    <w:p>
      <w:pPr>
        <w:spacing w:before="60" w:after="60" w:line="336" w:lineRule="auto"/>
        <w:ind w:left="180" w:firstLine="540"/>
        <w:rPr>
          <w:szCs w:val="26"/>
        </w:rPr>
      </w:pPr>
      <w:r>
        <w:rPr>
          <w:szCs w:val="26"/>
        </w:rPr>
        <w:t>Tỷ lệ chạy được (Run) của phần mềm bắt buộc là 100% trừ khi có lý do rõ ràng được đưa ra.</w:t>
      </w:r>
    </w:p>
    <w:p>
      <w:pPr>
        <w:spacing w:before="60" w:after="60" w:line="336" w:lineRule="auto"/>
        <w:ind w:left="180" w:firstLine="540"/>
        <w:rPr>
          <w:szCs w:val="26"/>
        </w:rPr>
      </w:pPr>
      <w:r>
        <w:rPr>
          <w:szCs w:val="26"/>
        </w:rPr>
        <w:t>Mục tiêu của nhóm là đạt được tỷ lệ chạy cao trong quá trình kiểm thử toàn bộ chức năng của phần mềm.</w:t>
      </w:r>
    </w:p>
    <w:p>
      <w:pPr>
        <w:spacing w:before="60" w:after="60" w:line="336" w:lineRule="auto"/>
        <w:ind w:left="180" w:firstLine="540"/>
        <w:rPr>
          <w:szCs w:val="26"/>
        </w:rPr>
      </w:pPr>
      <w:r>
        <w:rPr>
          <w:szCs w:val="26"/>
        </w:rPr>
        <w:t>VD: Tỷ lệ chạy cao là tỷ lệ tổng số chức năng chạy được của phần mềm mà không có lỗi chia cho tổng số chức năng hiện có của phẩn mềm nếu ra trên 80% tức là phần mềm có mức độ tỷ lệ chạy cao .</w:t>
      </w:r>
    </w:p>
    <w:p>
      <w:pPr>
        <w:pStyle w:val="4"/>
      </w:pPr>
      <w:bookmarkStart w:id="112" w:name="_Toc499244498"/>
      <w:r>
        <w:t>Tiêu chí đình chỉ và yêu cầu bắt đầu lại</w:t>
      </w:r>
      <w:bookmarkEnd w:id="112"/>
    </w:p>
    <w:p>
      <w:pPr>
        <w:spacing w:before="60" w:after="60" w:line="336" w:lineRule="auto"/>
        <w:ind w:left="180" w:firstLine="529"/>
        <w:rPr>
          <w:szCs w:val="26"/>
        </w:rPr>
      </w:pPr>
      <w:r>
        <w:rPr>
          <w:szCs w:val="26"/>
        </w:rPr>
        <w:t>Nếu các thành viên trong nhóm kiểm thử báo cáo có 40% trường hợp kiểm thử không thành công, thì quá trình kiêm thử sẽ được tạm ngưng cho đến khi nhóm phát triển phần mềm khắc phục được tất cả các trường hợp không thành công thì quá trình kiểm thử sẽ được tiếp tục.</w:t>
      </w:r>
    </w:p>
    <w:p>
      <w:pPr>
        <w:spacing w:before="60" w:after="60" w:line="336" w:lineRule="auto"/>
        <w:ind w:left="180" w:firstLine="529"/>
        <w:rPr>
          <w:szCs w:val="26"/>
        </w:rPr>
      </w:pPr>
      <w:r>
        <w:rPr>
          <w:szCs w:val="26"/>
        </w:rPr>
        <w:t>Qúa trình kiểm thử sẽ được dừng lại khi hầu hết các mục tiêu sau đây được hoàn thành:</w:t>
      </w:r>
    </w:p>
    <w:p>
      <w:pPr>
        <w:pStyle w:val="41"/>
        <w:numPr>
          <w:ilvl w:val="0"/>
          <w:numId w:val="36"/>
        </w:numPr>
        <w:spacing w:before="60" w:after="60" w:line="336" w:lineRule="auto"/>
        <w:ind w:left="1418" w:hanging="425"/>
        <w:contextualSpacing/>
        <w:jc w:val="left"/>
        <w:rPr>
          <w:szCs w:val="26"/>
        </w:rPr>
      </w:pPr>
      <w:r>
        <w:rPr>
          <w:szCs w:val="26"/>
        </w:rPr>
        <w:t>Tất cả các trường hợp kiểm thử được thực hiện ít nhất một lần.</w:t>
      </w:r>
    </w:p>
    <w:p>
      <w:pPr>
        <w:pStyle w:val="41"/>
        <w:numPr>
          <w:ilvl w:val="0"/>
          <w:numId w:val="36"/>
        </w:numPr>
        <w:spacing w:before="60" w:after="60" w:line="336" w:lineRule="auto"/>
        <w:ind w:left="1418" w:hanging="425"/>
        <w:contextualSpacing/>
        <w:jc w:val="left"/>
        <w:rPr>
          <w:szCs w:val="26"/>
        </w:rPr>
      </w:pPr>
      <w:r>
        <w:rPr>
          <w:szCs w:val="26"/>
        </w:rPr>
        <w:t>Xác định được mức độ Pass của tất cả Test Case.</w:t>
      </w:r>
    </w:p>
    <w:p>
      <w:pPr>
        <w:pStyle w:val="41"/>
        <w:numPr>
          <w:ilvl w:val="0"/>
          <w:numId w:val="36"/>
        </w:numPr>
        <w:spacing w:before="60" w:after="60" w:line="336" w:lineRule="auto"/>
        <w:ind w:left="1418" w:hanging="425"/>
        <w:contextualSpacing/>
        <w:jc w:val="left"/>
        <w:rPr>
          <w:szCs w:val="26"/>
        </w:rPr>
      </w:pPr>
      <w:r>
        <w:rPr>
          <w:szCs w:val="26"/>
        </w:rPr>
        <w:t>Xác định số lỗi có đạt được như dự kiến không.</w:t>
      </w:r>
    </w:p>
    <w:p>
      <w:pPr>
        <w:pStyle w:val="41"/>
        <w:numPr>
          <w:ilvl w:val="0"/>
          <w:numId w:val="36"/>
        </w:numPr>
        <w:spacing w:before="60" w:after="60" w:line="336" w:lineRule="auto"/>
        <w:ind w:left="1418" w:hanging="425"/>
        <w:contextualSpacing/>
        <w:jc w:val="left"/>
        <w:rPr>
          <w:szCs w:val="26"/>
        </w:rPr>
      </w:pPr>
      <w:r>
        <w:rPr>
          <w:szCs w:val="26"/>
        </w:rPr>
        <w:t>Tất cả các Fault đều được kiểm tra và khắc phục.</w:t>
      </w:r>
      <w:r>
        <w:rPr>
          <w:szCs w:val="26"/>
        </w:rPr>
        <w:tab/>
      </w:r>
    </w:p>
    <w:p>
      <w:pPr>
        <w:pStyle w:val="41"/>
        <w:numPr>
          <w:ilvl w:val="0"/>
          <w:numId w:val="36"/>
        </w:numPr>
        <w:spacing w:before="60" w:after="60" w:line="336" w:lineRule="auto"/>
        <w:ind w:left="1418" w:hanging="425"/>
        <w:contextualSpacing/>
        <w:jc w:val="left"/>
        <w:rPr>
          <w:szCs w:val="26"/>
        </w:rPr>
      </w:pPr>
      <w:r>
        <w:rPr>
          <w:szCs w:val="26"/>
        </w:rPr>
        <w:t>Cạn kiệt ngân sách dự đoán.</w:t>
      </w:r>
    </w:p>
    <w:p>
      <w:pPr>
        <w:pStyle w:val="41"/>
        <w:numPr>
          <w:ilvl w:val="0"/>
          <w:numId w:val="36"/>
        </w:numPr>
        <w:spacing w:before="60" w:after="60" w:line="336" w:lineRule="auto"/>
        <w:ind w:left="1418" w:hanging="425"/>
        <w:contextualSpacing/>
        <w:jc w:val="left"/>
        <w:rPr>
          <w:szCs w:val="26"/>
        </w:rPr>
      </w:pPr>
      <w:r>
        <w:rPr>
          <w:szCs w:val="26"/>
        </w:rPr>
        <w:t>Thời gian cho kiểm thử đã kết thúc.</w:t>
      </w:r>
    </w:p>
    <w:p>
      <w:pPr>
        <w:pStyle w:val="41"/>
        <w:numPr>
          <w:ilvl w:val="0"/>
          <w:numId w:val="36"/>
        </w:numPr>
        <w:spacing w:before="60" w:after="60" w:line="336" w:lineRule="auto"/>
        <w:ind w:left="1418" w:hanging="425"/>
        <w:contextualSpacing/>
        <w:jc w:val="left"/>
      </w:pPr>
      <w:r>
        <w:rPr>
          <w:szCs w:val="26"/>
        </w:rPr>
        <w:t>Các tài liệu kiểm thử đã được xem xét và lưu hành.</w:t>
      </w:r>
      <w:r>
        <w:t xml:space="preserve"> </w:t>
      </w:r>
    </w:p>
    <w:p>
      <w:pPr>
        <w:pStyle w:val="4"/>
      </w:pPr>
      <w:bookmarkStart w:id="113" w:name="_Toc499244499"/>
      <w:r>
        <w:t>Sản phẩm bàn giao của kiểm thử</w:t>
      </w:r>
      <w:bookmarkEnd w:id="113"/>
    </w:p>
    <w:p>
      <w:pPr>
        <w:spacing w:before="60" w:after="60" w:line="336" w:lineRule="auto"/>
        <w:ind w:left="180" w:firstLine="529"/>
        <w:rPr>
          <w:szCs w:val="26"/>
        </w:rPr>
      </w:pPr>
      <w:r>
        <w:rPr>
          <w:szCs w:val="26"/>
        </w:rPr>
        <w:t>Các sản phẩm phải bàn giao trong quá trình kiểm thử bao gồm các tài liệu, báo cáo được cung cấp qua 3 giai đoạn:</w:t>
      </w:r>
    </w:p>
    <w:p>
      <w:pPr>
        <w:pStyle w:val="41"/>
        <w:numPr>
          <w:ilvl w:val="0"/>
          <w:numId w:val="37"/>
        </w:numPr>
        <w:spacing w:before="60" w:after="60" w:line="336" w:lineRule="auto"/>
        <w:ind w:left="1276" w:hanging="425"/>
        <w:contextualSpacing/>
        <w:jc w:val="left"/>
        <w:rPr>
          <w:szCs w:val="26"/>
        </w:rPr>
      </w:pPr>
      <w:r>
        <w:rPr>
          <w:szCs w:val="26"/>
        </w:rPr>
        <w:t xml:space="preserve">Giai đoạn trước kiểm thử </w:t>
      </w:r>
    </w:p>
    <w:p>
      <w:pPr>
        <w:pStyle w:val="41"/>
        <w:numPr>
          <w:ilvl w:val="0"/>
          <w:numId w:val="38"/>
        </w:numPr>
        <w:spacing w:before="60" w:after="60" w:line="336" w:lineRule="auto"/>
        <w:ind w:left="1701" w:hanging="425"/>
        <w:contextualSpacing/>
        <w:jc w:val="left"/>
        <w:rPr>
          <w:szCs w:val="26"/>
        </w:rPr>
      </w:pPr>
      <w:r>
        <w:rPr>
          <w:szCs w:val="26"/>
        </w:rPr>
        <w:t>Tài liệu Test Plan.</w:t>
      </w:r>
    </w:p>
    <w:p>
      <w:pPr>
        <w:pStyle w:val="41"/>
        <w:numPr>
          <w:ilvl w:val="0"/>
          <w:numId w:val="38"/>
        </w:numPr>
        <w:spacing w:before="60" w:after="60" w:line="336" w:lineRule="auto"/>
        <w:ind w:left="1701" w:hanging="425"/>
        <w:contextualSpacing/>
        <w:jc w:val="left"/>
        <w:rPr>
          <w:szCs w:val="26"/>
        </w:rPr>
      </w:pPr>
      <w:r>
        <w:rPr>
          <w:szCs w:val="26"/>
        </w:rPr>
        <w:t>Tài liệu thiết kế Test Case.</w:t>
      </w:r>
    </w:p>
    <w:p>
      <w:pPr>
        <w:pStyle w:val="41"/>
        <w:numPr>
          <w:ilvl w:val="0"/>
          <w:numId w:val="37"/>
        </w:numPr>
        <w:spacing w:before="60" w:after="60" w:line="336" w:lineRule="auto"/>
        <w:ind w:left="1276" w:hanging="425"/>
        <w:contextualSpacing/>
        <w:jc w:val="left"/>
        <w:rPr>
          <w:szCs w:val="26"/>
        </w:rPr>
      </w:pPr>
      <w:r>
        <w:rPr>
          <w:szCs w:val="26"/>
        </w:rPr>
        <w:t>Giai đoạn trong quá trình kiểm thử</w:t>
      </w:r>
    </w:p>
    <w:p>
      <w:pPr>
        <w:pStyle w:val="41"/>
        <w:numPr>
          <w:ilvl w:val="0"/>
          <w:numId w:val="39"/>
        </w:numPr>
        <w:spacing w:before="60" w:after="60" w:line="336" w:lineRule="auto"/>
        <w:ind w:left="1701" w:hanging="425"/>
        <w:contextualSpacing/>
        <w:jc w:val="left"/>
        <w:rPr>
          <w:szCs w:val="26"/>
        </w:rPr>
      </w:pPr>
      <w:r>
        <w:rPr>
          <w:szCs w:val="26"/>
        </w:rPr>
        <w:t>Đưa ra công cụ kiểm thử Test Tool.</w:t>
      </w:r>
    </w:p>
    <w:p>
      <w:pPr>
        <w:pStyle w:val="41"/>
        <w:numPr>
          <w:ilvl w:val="0"/>
          <w:numId w:val="39"/>
        </w:numPr>
        <w:spacing w:before="60" w:after="60" w:line="336" w:lineRule="auto"/>
        <w:ind w:left="1701" w:hanging="425"/>
        <w:contextualSpacing/>
        <w:jc w:val="left"/>
        <w:rPr>
          <w:szCs w:val="26"/>
        </w:rPr>
      </w:pPr>
      <w:r>
        <w:rPr>
          <w:szCs w:val="26"/>
        </w:rPr>
        <w:t>Mô phỏng môi trường kiểm thử.</w:t>
      </w:r>
    </w:p>
    <w:p>
      <w:pPr>
        <w:pStyle w:val="41"/>
        <w:numPr>
          <w:ilvl w:val="0"/>
          <w:numId w:val="39"/>
        </w:numPr>
        <w:spacing w:before="60" w:after="60" w:line="336" w:lineRule="auto"/>
        <w:ind w:left="1701" w:hanging="425"/>
        <w:contextualSpacing/>
        <w:jc w:val="left"/>
        <w:rPr>
          <w:szCs w:val="26"/>
        </w:rPr>
      </w:pPr>
      <w:r>
        <w:rPr>
          <w:szCs w:val="26"/>
        </w:rPr>
        <w:t>Đưa ra dữ liệu kiểm thử, chiến lược kiểm thử.</w:t>
      </w:r>
    </w:p>
    <w:p>
      <w:pPr>
        <w:pStyle w:val="41"/>
        <w:numPr>
          <w:ilvl w:val="0"/>
          <w:numId w:val="39"/>
        </w:numPr>
        <w:spacing w:before="60" w:after="60" w:line="336" w:lineRule="auto"/>
        <w:ind w:left="1701" w:hanging="425"/>
        <w:contextualSpacing/>
        <w:jc w:val="left"/>
        <w:rPr>
          <w:szCs w:val="26"/>
        </w:rPr>
      </w:pPr>
      <w:r>
        <w:rPr>
          <w:szCs w:val="26"/>
        </w:rPr>
        <w:t>Ghi nhận lại quá trình kiểm thử và nhật ký lỗi .</w:t>
      </w:r>
    </w:p>
    <w:p>
      <w:pPr>
        <w:pStyle w:val="41"/>
        <w:numPr>
          <w:ilvl w:val="0"/>
          <w:numId w:val="37"/>
        </w:numPr>
        <w:spacing w:before="60" w:after="60" w:line="336" w:lineRule="auto"/>
        <w:ind w:left="1276" w:hanging="425"/>
        <w:contextualSpacing/>
        <w:jc w:val="left"/>
        <w:rPr>
          <w:szCs w:val="26"/>
        </w:rPr>
      </w:pPr>
      <w:r>
        <w:rPr>
          <w:szCs w:val="26"/>
        </w:rPr>
        <w:t>Giai đoạn kết thúc kiểm thử</w:t>
      </w:r>
    </w:p>
    <w:p>
      <w:pPr>
        <w:pStyle w:val="41"/>
        <w:numPr>
          <w:ilvl w:val="0"/>
          <w:numId w:val="40"/>
        </w:numPr>
        <w:spacing w:before="60" w:after="60" w:line="336" w:lineRule="auto"/>
        <w:ind w:left="1701" w:hanging="425"/>
        <w:contextualSpacing/>
        <w:jc w:val="left"/>
        <w:rPr>
          <w:szCs w:val="26"/>
        </w:rPr>
      </w:pPr>
      <w:r>
        <w:rPr>
          <w:szCs w:val="26"/>
        </w:rPr>
        <w:t>Báo cáo kết quả test.</w:t>
      </w:r>
    </w:p>
    <w:p>
      <w:pPr>
        <w:pStyle w:val="41"/>
        <w:numPr>
          <w:ilvl w:val="0"/>
          <w:numId w:val="40"/>
        </w:numPr>
        <w:spacing w:before="60" w:after="60" w:line="336" w:lineRule="auto"/>
        <w:ind w:left="1701" w:hanging="425"/>
        <w:contextualSpacing/>
        <w:jc w:val="left"/>
        <w:rPr>
          <w:szCs w:val="26"/>
        </w:rPr>
      </w:pPr>
      <w:r>
        <w:rPr>
          <w:szCs w:val="26"/>
        </w:rPr>
        <w:t>Tài liệu ghi nhận lỗi khi kiểm thử.</w:t>
      </w:r>
    </w:p>
    <w:p>
      <w:pPr>
        <w:pStyle w:val="41"/>
        <w:numPr>
          <w:ilvl w:val="0"/>
          <w:numId w:val="40"/>
        </w:numPr>
        <w:spacing w:before="60" w:after="60" w:line="336" w:lineRule="auto"/>
        <w:ind w:left="1701" w:hanging="425"/>
        <w:contextualSpacing/>
        <w:jc w:val="left"/>
        <w:rPr>
          <w:szCs w:val="26"/>
        </w:rPr>
      </w:pPr>
      <w:r>
        <w:rPr>
          <w:szCs w:val="26"/>
        </w:rPr>
        <w:t>Tài liệu hướng dẫn và phát hành kiểm thử (User Guide và Release notes).</w:t>
      </w:r>
    </w:p>
    <w:p>
      <w:pPr>
        <w:pStyle w:val="3"/>
      </w:pPr>
      <w:r>
        <w:t>Quản lý kiểm thử</w:t>
      </w:r>
    </w:p>
    <w:p>
      <w:pPr>
        <w:pStyle w:val="4"/>
      </w:pPr>
      <w:bookmarkStart w:id="114" w:name="_Toc499244501"/>
      <w:r>
        <w:t>Các hoạt động / công việc được lập kế hoạch tiến hành kiểm thử</w:t>
      </w:r>
      <w:bookmarkEnd w:id="114"/>
    </w:p>
    <w:p>
      <w:pPr>
        <w:spacing w:before="60" w:after="60" w:line="336" w:lineRule="auto"/>
        <w:ind w:left="709"/>
        <w:rPr>
          <w:szCs w:val="26"/>
        </w:rPr>
      </w:pPr>
      <w:r>
        <w:rPr>
          <w:szCs w:val="26"/>
        </w:rPr>
        <w:t>Các công việc được lập kế hoạch và tiến hành trong quá trình kiểm thử bao gồm:</w:t>
      </w:r>
    </w:p>
    <w:p>
      <w:pPr>
        <w:pStyle w:val="41"/>
        <w:numPr>
          <w:ilvl w:val="0"/>
          <w:numId w:val="41"/>
        </w:numPr>
        <w:spacing w:before="60" w:after="60" w:line="336" w:lineRule="auto"/>
        <w:ind w:left="1418" w:hanging="425"/>
        <w:contextualSpacing/>
        <w:jc w:val="left"/>
        <w:rPr>
          <w:szCs w:val="26"/>
        </w:rPr>
      </w:pPr>
      <w:r>
        <w:rPr>
          <w:szCs w:val="26"/>
        </w:rPr>
        <w:t>Lập kế hoạch kiểm thử.</w:t>
      </w:r>
    </w:p>
    <w:p>
      <w:pPr>
        <w:pStyle w:val="41"/>
        <w:numPr>
          <w:ilvl w:val="0"/>
          <w:numId w:val="41"/>
        </w:numPr>
        <w:spacing w:before="60" w:after="60" w:line="336" w:lineRule="auto"/>
        <w:ind w:left="1418" w:hanging="425"/>
        <w:contextualSpacing/>
        <w:jc w:val="left"/>
        <w:rPr>
          <w:szCs w:val="26"/>
        </w:rPr>
      </w:pPr>
      <w:r>
        <w:rPr>
          <w:szCs w:val="26"/>
        </w:rPr>
        <w:t>Xem lại các tài liệu kiểm thử.</w:t>
      </w:r>
    </w:p>
    <w:p>
      <w:pPr>
        <w:pStyle w:val="41"/>
        <w:numPr>
          <w:ilvl w:val="0"/>
          <w:numId w:val="41"/>
        </w:numPr>
        <w:spacing w:before="60" w:after="60" w:line="336" w:lineRule="auto"/>
        <w:ind w:left="1418" w:hanging="425"/>
        <w:contextualSpacing/>
        <w:jc w:val="left"/>
        <w:rPr>
          <w:szCs w:val="26"/>
        </w:rPr>
      </w:pPr>
      <w:r>
        <w:rPr>
          <w:szCs w:val="26"/>
        </w:rPr>
        <w:t>Thiết kế Test Case.</w:t>
      </w:r>
    </w:p>
    <w:p>
      <w:pPr>
        <w:pStyle w:val="41"/>
        <w:numPr>
          <w:ilvl w:val="0"/>
          <w:numId w:val="41"/>
        </w:numPr>
        <w:spacing w:before="60" w:after="60" w:line="336" w:lineRule="auto"/>
        <w:ind w:left="1418" w:hanging="425"/>
        <w:contextualSpacing/>
        <w:jc w:val="left"/>
        <w:rPr>
          <w:szCs w:val="26"/>
        </w:rPr>
      </w:pPr>
      <w:r>
        <w:rPr>
          <w:szCs w:val="26"/>
        </w:rPr>
        <w:t>Thực thi Test Case.</w:t>
      </w:r>
    </w:p>
    <w:p>
      <w:pPr>
        <w:pStyle w:val="41"/>
        <w:numPr>
          <w:ilvl w:val="0"/>
          <w:numId w:val="41"/>
        </w:numPr>
        <w:spacing w:before="60" w:after="60" w:line="336" w:lineRule="auto"/>
        <w:ind w:left="1418" w:hanging="425"/>
        <w:contextualSpacing/>
        <w:jc w:val="left"/>
        <w:rPr>
          <w:szCs w:val="26"/>
        </w:rPr>
      </w:pPr>
      <w:r>
        <w:rPr>
          <w:szCs w:val="26"/>
        </w:rPr>
        <w:t>Ghi nhận đánh giá kết quả kiểm thử.</w:t>
      </w:r>
    </w:p>
    <w:p>
      <w:pPr>
        <w:pStyle w:val="41"/>
        <w:numPr>
          <w:ilvl w:val="0"/>
          <w:numId w:val="41"/>
        </w:numPr>
        <w:spacing w:before="60" w:after="60" w:line="336" w:lineRule="auto"/>
        <w:ind w:left="1418" w:hanging="425"/>
        <w:contextualSpacing/>
        <w:jc w:val="left"/>
        <w:rPr>
          <w:szCs w:val="26"/>
        </w:rPr>
      </w:pPr>
      <w:r>
        <w:rPr>
          <w:szCs w:val="26"/>
        </w:rPr>
        <w:t xml:space="preserve">Viết tài liệu báo cáo kết quả kiểm thử, tài liệu ghi nhận lỗi và cách khắc phục. </w:t>
      </w:r>
    </w:p>
    <w:p>
      <w:pPr>
        <w:pStyle w:val="4"/>
      </w:pPr>
      <w:bookmarkStart w:id="115" w:name="_Toc499244502"/>
      <w:r>
        <w:t>Yêu cầu môi trường kiểm thử</w:t>
      </w:r>
      <w:bookmarkEnd w:id="115"/>
    </w:p>
    <w:p>
      <w:pPr>
        <w:spacing w:before="60" w:after="60" w:line="336" w:lineRule="auto"/>
        <w:ind w:left="180" w:firstLine="529"/>
        <w:rPr>
          <w:szCs w:val="26"/>
        </w:rPr>
      </w:pPr>
      <w:r>
        <w:rPr>
          <w:szCs w:val="26"/>
        </w:rPr>
        <w:t>Máy tính cá nhân đã được cài đặt phần mềm “Hệ thống chấm điểm rèn luyện trực tuyến” có kết nối với mạng internet để truy cập vào hệ thống bằng trình duyệt.</w:t>
      </w:r>
    </w:p>
    <w:p>
      <w:pPr>
        <w:spacing w:before="60" w:after="60" w:line="336" w:lineRule="auto"/>
        <w:ind w:left="284" w:firstLine="425"/>
        <w:rPr>
          <w:szCs w:val="26"/>
        </w:rPr>
      </w:pPr>
      <w:r>
        <w:rPr>
          <w:szCs w:val="26"/>
        </w:rPr>
        <w:t>Các chức năng của phần mềm được kiểm thử trực tiếp trên trên giao diện phần mềm.</w:t>
      </w:r>
    </w:p>
    <w:p>
      <w:pPr>
        <w:spacing w:before="60" w:after="60" w:line="336" w:lineRule="auto"/>
        <w:ind w:left="284" w:firstLine="425"/>
        <w:rPr>
          <w:szCs w:val="26"/>
        </w:rPr>
      </w:pPr>
      <w:r>
        <w:rPr>
          <w:szCs w:val="26"/>
        </w:rPr>
        <w:t>Công cụ dùng để kiểm thử là phần mềm Quick Test Pro của HPE.</w:t>
      </w:r>
    </w:p>
    <w:p>
      <w:pPr>
        <w:spacing w:line="336" w:lineRule="auto"/>
        <w:ind w:left="709"/>
        <w:rPr>
          <w:szCs w:val="26"/>
        </w:rPr>
      </w:pPr>
      <w:r>
        <w:rPr>
          <w:szCs w:val="26"/>
        </w:rPr>
        <w:t>Yêu cầu phần cứng</w:t>
      </w:r>
    </w:p>
    <w:tbl>
      <w:tblPr>
        <w:tblStyle w:val="29"/>
        <w:tblW w:w="8390" w:type="dxa"/>
        <w:tblInd w:w="-34" w:type="dxa"/>
        <w:tblLayout w:type="fixed"/>
        <w:tblCellMar>
          <w:top w:w="0" w:type="dxa"/>
          <w:left w:w="108" w:type="dxa"/>
          <w:bottom w:w="0" w:type="dxa"/>
          <w:right w:w="108" w:type="dxa"/>
        </w:tblCellMar>
      </w:tblPr>
      <w:tblGrid>
        <w:gridCol w:w="1583"/>
        <w:gridCol w:w="2979"/>
        <w:gridCol w:w="3828"/>
      </w:tblGrid>
      <w:tr>
        <w:tblPrEx>
          <w:tblLayout w:type="fixed"/>
          <w:tblCellMar>
            <w:top w:w="0" w:type="dxa"/>
            <w:left w:w="108" w:type="dxa"/>
            <w:bottom w:w="0" w:type="dxa"/>
            <w:right w:w="108" w:type="dxa"/>
          </w:tblCellMar>
        </w:tblPrEx>
        <w:tc>
          <w:tcPr>
            <w:tcW w:w="1583" w:type="dxa"/>
            <w:tcBorders>
              <w:top w:val="single" w:color="000000" w:sz="6" w:space="0"/>
              <w:left w:val="single" w:color="000000" w:sz="6" w:space="0"/>
              <w:bottom w:val="single" w:color="000000" w:sz="6" w:space="0"/>
            </w:tcBorders>
            <w:shd w:val="clear" w:color="auto" w:fill="E0E0E0"/>
            <w:vAlign w:val="center"/>
          </w:tcPr>
          <w:p>
            <w:pPr>
              <w:ind w:firstLine="0"/>
              <w:jc w:val="center"/>
              <w:rPr>
                <w:sz w:val="22"/>
                <w:szCs w:val="26"/>
              </w:rPr>
            </w:pPr>
            <w:r>
              <w:rPr>
                <w:b/>
                <w:bCs/>
                <w:sz w:val="22"/>
                <w:szCs w:val="26"/>
              </w:rPr>
              <w:t>Yêu cầu cấu hình</w:t>
            </w:r>
          </w:p>
        </w:tc>
        <w:tc>
          <w:tcPr>
            <w:tcW w:w="2979" w:type="dxa"/>
            <w:tcBorders>
              <w:top w:val="single" w:color="000000" w:sz="6" w:space="0"/>
              <w:left w:val="single" w:color="000000" w:sz="6" w:space="0"/>
              <w:bottom w:val="single" w:color="000000" w:sz="6" w:space="0"/>
            </w:tcBorders>
            <w:shd w:val="clear" w:color="auto" w:fill="E0E0E0"/>
            <w:vAlign w:val="center"/>
          </w:tcPr>
          <w:p>
            <w:pPr>
              <w:spacing w:before="60" w:after="60"/>
              <w:ind w:firstLine="0"/>
              <w:jc w:val="center"/>
              <w:rPr>
                <w:sz w:val="22"/>
                <w:szCs w:val="26"/>
              </w:rPr>
            </w:pPr>
            <w:r>
              <w:rPr>
                <w:b/>
                <w:bCs/>
                <w:sz w:val="22"/>
                <w:szCs w:val="26"/>
              </w:rPr>
              <w:t>Cấu hình tối thiểu</w:t>
            </w:r>
          </w:p>
        </w:tc>
        <w:tc>
          <w:tcPr>
            <w:tcW w:w="3828" w:type="dxa"/>
            <w:tcBorders>
              <w:top w:val="single" w:color="000000" w:sz="6" w:space="0"/>
              <w:left w:val="single" w:color="000000" w:sz="6" w:space="0"/>
              <w:bottom w:val="single" w:color="000000" w:sz="6" w:space="0"/>
              <w:right w:val="single" w:color="auto" w:sz="4" w:space="0"/>
            </w:tcBorders>
            <w:shd w:val="clear" w:color="auto" w:fill="E0E0E0"/>
            <w:vAlign w:val="center"/>
          </w:tcPr>
          <w:p>
            <w:pPr>
              <w:spacing w:before="60" w:after="60"/>
              <w:ind w:firstLine="0"/>
              <w:jc w:val="center"/>
              <w:rPr>
                <w:sz w:val="22"/>
                <w:szCs w:val="26"/>
              </w:rPr>
            </w:pPr>
            <w:r>
              <w:rPr>
                <w:b/>
                <w:bCs/>
                <w:sz w:val="22"/>
                <w:szCs w:val="26"/>
              </w:rPr>
              <w:t>Cấu hình đề nghị</w:t>
            </w:r>
          </w:p>
        </w:tc>
      </w:tr>
      <w:tr>
        <w:tblPrEx>
          <w:tblLayout w:type="fixed"/>
          <w:tblCellMar>
            <w:top w:w="0" w:type="dxa"/>
            <w:left w:w="108" w:type="dxa"/>
            <w:bottom w:w="0" w:type="dxa"/>
            <w:right w:w="108" w:type="dxa"/>
          </w:tblCellMar>
        </w:tblPrEx>
        <w:tc>
          <w:tcPr>
            <w:tcW w:w="1583"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CPU</w:t>
            </w:r>
          </w:p>
        </w:tc>
        <w:tc>
          <w:tcPr>
            <w:tcW w:w="2979" w:type="dxa"/>
            <w:tcBorders>
              <w:top w:val="single" w:color="000000" w:sz="4" w:space="0"/>
              <w:left w:val="single" w:color="000000" w:sz="4" w:space="0"/>
              <w:bottom w:val="single" w:color="000000" w:sz="4" w:space="0"/>
            </w:tcBorders>
            <w:shd w:val="clear" w:color="auto" w:fill="auto"/>
            <w:vAlign w:val="center"/>
          </w:tcPr>
          <w:p>
            <w:pPr>
              <w:pStyle w:val="17"/>
              <w:spacing w:before="0" w:after="0"/>
              <w:jc w:val="center"/>
              <w:textAlignment w:val="baseline"/>
              <w:rPr>
                <w:sz w:val="22"/>
                <w:szCs w:val="26"/>
              </w:rPr>
            </w:pPr>
            <w:r>
              <w:rPr>
                <w:sz w:val="22"/>
                <w:szCs w:val="26"/>
              </w:rPr>
              <w:t>- Intel(R) Core(TM) 2 CPU E4600 @ 2.40GHz hoặc cao hơn.</w:t>
            </w:r>
          </w:p>
          <w:p>
            <w:pPr>
              <w:pStyle w:val="17"/>
              <w:spacing w:before="0" w:after="0"/>
              <w:jc w:val="center"/>
              <w:textAlignment w:val="baseline"/>
              <w:rPr>
                <w:sz w:val="22"/>
                <w:szCs w:val="26"/>
              </w:rPr>
            </w:pPr>
            <w:r>
              <w:rPr>
                <w:sz w:val="22"/>
                <w:szCs w:val="26"/>
              </w:rPr>
              <w:t>- Pentium(R) Dual-Core CPU E2210 @ 2.20 GHz hoặc cao hơn.</w:t>
            </w:r>
          </w:p>
        </w:tc>
        <w:tc>
          <w:tcPr>
            <w:tcW w:w="382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spacing w:before="0" w:after="0"/>
              <w:jc w:val="center"/>
              <w:textAlignment w:val="baseline"/>
              <w:rPr>
                <w:sz w:val="22"/>
                <w:szCs w:val="26"/>
              </w:rPr>
            </w:pPr>
            <w:r>
              <w:rPr>
                <w:sz w:val="22"/>
                <w:szCs w:val="26"/>
              </w:rPr>
              <w:t>- Intel(R) Core(TM) i3-2100 CPU @ 3.10 GHz hoặc cao hơn.</w:t>
            </w:r>
          </w:p>
        </w:tc>
      </w:tr>
      <w:tr>
        <w:tblPrEx>
          <w:tblLayout w:type="fixed"/>
          <w:tblCellMar>
            <w:top w:w="0" w:type="dxa"/>
            <w:left w:w="108" w:type="dxa"/>
            <w:bottom w:w="0" w:type="dxa"/>
            <w:right w:w="108" w:type="dxa"/>
          </w:tblCellMar>
        </w:tblPrEx>
        <w:tc>
          <w:tcPr>
            <w:tcW w:w="1583"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RAM</w:t>
            </w:r>
          </w:p>
        </w:tc>
        <w:tc>
          <w:tcPr>
            <w:tcW w:w="2979"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1 GB.</w:t>
            </w:r>
          </w:p>
        </w:tc>
        <w:tc>
          <w:tcPr>
            <w:tcW w:w="3828"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60" w:after="60"/>
              <w:ind w:firstLine="0"/>
              <w:jc w:val="center"/>
              <w:rPr>
                <w:sz w:val="22"/>
                <w:szCs w:val="26"/>
              </w:rPr>
            </w:pPr>
            <w:r>
              <w:rPr>
                <w:sz w:val="22"/>
                <w:szCs w:val="26"/>
              </w:rPr>
              <w:t>2 GB trở lên.</w:t>
            </w:r>
          </w:p>
        </w:tc>
      </w:tr>
      <w:tr>
        <w:tblPrEx>
          <w:tblLayout w:type="fixed"/>
          <w:tblCellMar>
            <w:top w:w="0" w:type="dxa"/>
            <w:left w:w="108" w:type="dxa"/>
            <w:bottom w:w="0" w:type="dxa"/>
            <w:right w:w="108" w:type="dxa"/>
          </w:tblCellMar>
        </w:tblPrEx>
        <w:tc>
          <w:tcPr>
            <w:tcW w:w="1583"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Card màn hình</w:t>
            </w:r>
          </w:p>
        </w:tc>
        <w:tc>
          <w:tcPr>
            <w:tcW w:w="2979"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Không yêu cầu</w:t>
            </w:r>
          </w:p>
        </w:tc>
        <w:tc>
          <w:tcPr>
            <w:tcW w:w="3828"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60" w:after="60"/>
              <w:ind w:firstLine="0"/>
              <w:jc w:val="center"/>
              <w:rPr>
                <w:sz w:val="22"/>
                <w:szCs w:val="26"/>
              </w:rPr>
            </w:pPr>
            <w:r>
              <w:rPr>
                <w:sz w:val="22"/>
                <w:szCs w:val="26"/>
              </w:rPr>
              <w:t>Không yêu cầu.</w:t>
            </w:r>
          </w:p>
        </w:tc>
      </w:tr>
      <w:tr>
        <w:tblPrEx>
          <w:tblLayout w:type="fixed"/>
          <w:tblCellMar>
            <w:top w:w="0" w:type="dxa"/>
            <w:left w:w="108" w:type="dxa"/>
            <w:bottom w:w="0" w:type="dxa"/>
            <w:right w:w="108" w:type="dxa"/>
          </w:tblCellMar>
        </w:tblPrEx>
        <w:tc>
          <w:tcPr>
            <w:tcW w:w="1583"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Dung lượng trống ổ cứng</w:t>
            </w:r>
          </w:p>
        </w:tc>
        <w:tc>
          <w:tcPr>
            <w:tcW w:w="2979" w:type="dxa"/>
            <w:tcBorders>
              <w:top w:val="single" w:color="000000" w:sz="4" w:space="0"/>
              <w:left w:val="single" w:color="000000" w:sz="4" w:space="0"/>
              <w:bottom w:val="single" w:color="000000" w:sz="4" w:space="0"/>
            </w:tcBorders>
            <w:shd w:val="clear" w:color="auto" w:fill="auto"/>
            <w:vAlign w:val="center"/>
          </w:tcPr>
          <w:p>
            <w:pPr>
              <w:spacing w:before="60" w:after="60"/>
              <w:ind w:firstLine="0"/>
              <w:jc w:val="center"/>
              <w:rPr>
                <w:sz w:val="22"/>
                <w:szCs w:val="26"/>
              </w:rPr>
            </w:pPr>
            <w:r>
              <w:rPr>
                <w:sz w:val="22"/>
                <w:szCs w:val="26"/>
              </w:rPr>
              <w:t>còn trống ít nhất 0.5GB.</w:t>
            </w:r>
          </w:p>
        </w:tc>
        <w:tc>
          <w:tcPr>
            <w:tcW w:w="3828" w:type="dxa"/>
            <w:tcBorders>
              <w:top w:val="single" w:color="000000" w:sz="4" w:space="0"/>
              <w:left w:val="single" w:color="000000" w:sz="4" w:space="0"/>
              <w:bottom w:val="single" w:color="000000" w:sz="4" w:space="0"/>
              <w:right w:val="single" w:color="000000" w:sz="4" w:space="0"/>
            </w:tcBorders>
            <w:shd w:val="clear" w:color="auto" w:fill="auto"/>
            <w:vAlign w:val="center"/>
          </w:tcPr>
          <w:p>
            <w:pPr>
              <w:spacing w:before="60" w:after="60"/>
              <w:ind w:firstLine="0"/>
              <w:jc w:val="center"/>
              <w:rPr>
                <w:sz w:val="22"/>
                <w:szCs w:val="26"/>
              </w:rPr>
            </w:pPr>
            <w:r>
              <w:rPr>
                <w:sz w:val="22"/>
                <w:szCs w:val="26"/>
              </w:rPr>
              <w:t>còn trống ít nhất 1GB.</w:t>
            </w:r>
          </w:p>
        </w:tc>
      </w:tr>
    </w:tbl>
    <w:p>
      <w:pPr>
        <w:spacing w:before="60" w:after="60"/>
        <w:ind w:left="709"/>
        <w:rPr>
          <w:szCs w:val="26"/>
        </w:rPr>
      </w:pPr>
      <w:r>
        <w:rPr>
          <w:szCs w:val="26"/>
        </w:rPr>
        <w:t>Yêu cầu phần mêm:</w:t>
      </w:r>
    </w:p>
    <w:tbl>
      <w:tblPr>
        <w:tblStyle w:val="30"/>
        <w:tblW w:w="836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843"/>
        <w:gridCol w:w="2410"/>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843" w:type="dxa"/>
            <w:shd w:val="clear" w:color="auto" w:fill="BEBEBE" w:themeFill="background1" w:themeFillShade="BF"/>
            <w:vAlign w:val="center"/>
          </w:tcPr>
          <w:p>
            <w:pPr>
              <w:spacing w:before="60" w:after="60"/>
              <w:ind w:firstLine="0"/>
              <w:jc w:val="center"/>
              <w:rPr>
                <w:b/>
                <w:sz w:val="22"/>
                <w:szCs w:val="26"/>
              </w:rPr>
            </w:pPr>
            <w:r>
              <w:rPr>
                <w:b/>
                <w:bCs/>
                <w:sz w:val="22"/>
                <w:szCs w:val="26"/>
              </w:rPr>
              <w:t>Yêu cầu cấu hình</w:t>
            </w:r>
          </w:p>
        </w:tc>
        <w:tc>
          <w:tcPr>
            <w:tcW w:w="1843" w:type="dxa"/>
            <w:shd w:val="clear" w:color="auto" w:fill="BEBEBE" w:themeFill="background1" w:themeFillShade="BF"/>
            <w:vAlign w:val="center"/>
          </w:tcPr>
          <w:p>
            <w:pPr>
              <w:spacing w:before="60" w:after="60"/>
              <w:ind w:firstLine="0"/>
              <w:jc w:val="center"/>
              <w:rPr>
                <w:b/>
                <w:sz w:val="22"/>
                <w:szCs w:val="26"/>
              </w:rPr>
            </w:pPr>
            <w:r>
              <w:rPr>
                <w:b/>
                <w:sz w:val="22"/>
                <w:szCs w:val="26"/>
              </w:rPr>
              <w:t>Cấu hình tối thiểu</w:t>
            </w:r>
          </w:p>
        </w:tc>
        <w:tc>
          <w:tcPr>
            <w:tcW w:w="2410" w:type="dxa"/>
            <w:shd w:val="clear" w:color="auto" w:fill="BEBEBE" w:themeFill="background1" w:themeFillShade="BF"/>
            <w:vAlign w:val="center"/>
          </w:tcPr>
          <w:p>
            <w:pPr>
              <w:spacing w:before="60" w:after="60"/>
              <w:ind w:firstLine="0"/>
              <w:jc w:val="center"/>
              <w:rPr>
                <w:b/>
                <w:sz w:val="22"/>
                <w:szCs w:val="26"/>
              </w:rPr>
            </w:pPr>
            <w:r>
              <w:rPr>
                <w:b/>
                <w:sz w:val="22"/>
                <w:szCs w:val="26"/>
              </w:rPr>
              <w:t>Cấu hình đề nghị</w:t>
            </w:r>
          </w:p>
        </w:tc>
        <w:tc>
          <w:tcPr>
            <w:tcW w:w="2268" w:type="dxa"/>
            <w:shd w:val="clear" w:color="auto" w:fill="BEBEBE" w:themeFill="background1" w:themeFillShade="BF"/>
            <w:vAlign w:val="center"/>
          </w:tcPr>
          <w:p>
            <w:pPr>
              <w:spacing w:before="60" w:after="60"/>
              <w:ind w:firstLine="0"/>
              <w:jc w:val="center"/>
              <w:rPr>
                <w:b/>
                <w:sz w:val="22"/>
                <w:szCs w:val="26"/>
              </w:rPr>
            </w:pPr>
            <w:r>
              <w:rPr>
                <w:b/>
                <w:sz w:val="22"/>
                <w:szCs w:val="26"/>
              </w:rPr>
              <w:t>Loại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6" w:hRule="atLeast"/>
        </w:trPr>
        <w:tc>
          <w:tcPr>
            <w:tcW w:w="1843" w:type="dxa"/>
            <w:vAlign w:val="center"/>
          </w:tcPr>
          <w:p>
            <w:pPr>
              <w:spacing w:before="60" w:after="60"/>
              <w:ind w:firstLine="0"/>
              <w:jc w:val="center"/>
              <w:rPr>
                <w:sz w:val="22"/>
                <w:szCs w:val="26"/>
              </w:rPr>
            </w:pPr>
            <w:r>
              <w:rPr>
                <w:sz w:val="22"/>
                <w:szCs w:val="26"/>
              </w:rPr>
              <w:t>IE8</w:t>
            </w:r>
          </w:p>
        </w:tc>
        <w:tc>
          <w:tcPr>
            <w:tcW w:w="1843" w:type="dxa"/>
            <w:vAlign w:val="center"/>
          </w:tcPr>
          <w:p>
            <w:pPr>
              <w:pStyle w:val="63"/>
              <w:ind w:firstLine="0"/>
            </w:pPr>
            <w:r>
              <w:t>8.0 IC</w:t>
            </w:r>
          </w:p>
        </w:tc>
        <w:tc>
          <w:tcPr>
            <w:tcW w:w="2410" w:type="dxa"/>
            <w:vAlign w:val="center"/>
          </w:tcPr>
          <w:p>
            <w:pPr>
              <w:spacing w:before="60" w:after="60"/>
              <w:ind w:firstLine="0"/>
              <w:jc w:val="center"/>
              <w:rPr>
                <w:sz w:val="22"/>
                <w:szCs w:val="26"/>
              </w:rPr>
            </w:pPr>
            <w:r>
              <w:rPr>
                <w:sz w:val="22"/>
                <w:szCs w:val="26"/>
              </w:rPr>
              <w:t>Phiên bản mới nhất của IE8</w:t>
            </w:r>
          </w:p>
        </w:tc>
        <w:tc>
          <w:tcPr>
            <w:tcW w:w="2268" w:type="dxa"/>
            <w:vAlign w:val="center"/>
          </w:tcPr>
          <w:p>
            <w:pPr>
              <w:spacing w:before="60" w:after="60"/>
              <w:ind w:firstLine="0"/>
              <w:jc w:val="center"/>
              <w:rPr>
                <w:sz w:val="22"/>
                <w:szCs w:val="26"/>
              </w:rPr>
            </w:pPr>
            <w:r>
              <w:rPr>
                <w:sz w:val="22"/>
                <w:szCs w:val="26"/>
              </w:rPr>
              <w:t>Trình duyệt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843" w:type="dxa"/>
            <w:vAlign w:val="center"/>
          </w:tcPr>
          <w:p>
            <w:pPr>
              <w:spacing w:before="60" w:after="60"/>
              <w:ind w:firstLine="0"/>
              <w:jc w:val="center"/>
              <w:rPr>
                <w:sz w:val="22"/>
                <w:szCs w:val="26"/>
              </w:rPr>
            </w:pPr>
            <w:r>
              <w:rPr>
                <w:sz w:val="22"/>
                <w:szCs w:val="26"/>
              </w:rPr>
              <w:t>Mozilla Firefox</w:t>
            </w:r>
          </w:p>
        </w:tc>
        <w:tc>
          <w:tcPr>
            <w:tcW w:w="1843" w:type="dxa"/>
            <w:vAlign w:val="center"/>
          </w:tcPr>
          <w:p>
            <w:pPr>
              <w:spacing w:before="60" w:after="60"/>
              <w:ind w:firstLine="0"/>
              <w:jc w:val="center"/>
              <w:rPr>
                <w:sz w:val="22"/>
                <w:szCs w:val="26"/>
              </w:rPr>
            </w:pPr>
            <w:r>
              <w:rPr>
                <w:sz w:val="22"/>
                <w:szCs w:val="26"/>
              </w:rPr>
              <w:t>12.0</w:t>
            </w:r>
          </w:p>
        </w:tc>
        <w:tc>
          <w:tcPr>
            <w:tcW w:w="2410" w:type="dxa"/>
            <w:vAlign w:val="center"/>
          </w:tcPr>
          <w:p>
            <w:pPr>
              <w:spacing w:before="60" w:after="60"/>
              <w:ind w:firstLine="0"/>
              <w:jc w:val="center"/>
              <w:rPr>
                <w:sz w:val="22"/>
                <w:szCs w:val="26"/>
              </w:rPr>
            </w:pPr>
            <w:r>
              <w:rPr>
                <w:sz w:val="22"/>
                <w:szCs w:val="26"/>
              </w:rPr>
              <w:t>Phiên bản mới nhất của Firefox</w:t>
            </w:r>
          </w:p>
        </w:tc>
        <w:tc>
          <w:tcPr>
            <w:tcW w:w="2268" w:type="dxa"/>
            <w:vAlign w:val="center"/>
          </w:tcPr>
          <w:p>
            <w:pPr>
              <w:spacing w:before="60" w:after="60"/>
              <w:ind w:firstLine="0"/>
              <w:jc w:val="center"/>
              <w:rPr>
                <w:sz w:val="22"/>
                <w:szCs w:val="26"/>
              </w:rPr>
            </w:pPr>
            <w:r>
              <w:rPr>
                <w:sz w:val="22"/>
                <w:szCs w:val="26"/>
              </w:rPr>
              <w:t>Trình duyệt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843" w:type="dxa"/>
            <w:vAlign w:val="center"/>
          </w:tcPr>
          <w:p>
            <w:pPr>
              <w:spacing w:before="60" w:after="60"/>
              <w:ind w:firstLine="0"/>
              <w:jc w:val="center"/>
              <w:rPr>
                <w:sz w:val="22"/>
                <w:szCs w:val="26"/>
              </w:rPr>
            </w:pPr>
            <w:r>
              <w:rPr>
                <w:sz w:val="22"/>
                <w:szCs w:val="26"/>
              </w:rPr>
              <w:t>Google Chrome</w:t>
            </w:r>
          </w:p>
        </w:tc>
        <w:tc>
          <w:tcPr>
            <w:tcW w:w="1843" w:type="dxa"/>
            <w:vAlign w:val="center"/>
          </w:tcPr>
          <w:p>
            <w:pPr>
              <w:spacing w:before="60" w:after="60"/>
              <w:ind w:firstLine="0"/>
              <w:jc w:val="center"/>
              <w:rPr>
                <w:sz w:val="22"/>
                <w:szCs w:val="26"/>
              </w:rPr>
            </w:pPr>
            <w:r>
              <w:rPr>
                <w:sz w:val="22"/>
              </w:rPr>
              <w:t>19.0</w:t>
            </w:r>
          </w:p>
        </w:tc>
        <w:tc>
          <w:tcPr>
            <w:tcW w:w="2410" w:type="dxa"/>
            <w:vAlign w:val="center"/>
          </w:tcPr>
          <w:p>
            <w:pPr>
              <w:spacing w:before="60" w:after="60"/>
              <w:ind w:firstLine="0"/>
              <w:jc w:val="center"/>
              <w:rPr>
                <w:sz w:val="22"/>
                <w:szCs w:val="26"/>
              </w:rPr>
            </w:pPr>
            <w:r>
              <w:rPr>
                <w:sz w:val="22"/>
                <w:szCs w:val="26"/>
              </w:rPr>
              <w:t>Phiên bản mới nhất của Chrome</w:t>
            </w:r>
          </w:p>
        </w:tc>
        <w:tc>
          <w:tcPr>
            <w:tcW w:w="2268" w:type="dxa"/>
            <w:vAlign w:val="center"/>
          </w:tcPr>
          <w:p>
            <w:pPr>
              <w:spacing w:before="60" w:after="60"/>
              <w:ind w:firstLine="0"/>
              <w:jc w:val="center"/>
              <w:rPr>
                <w:sz w:val="22"/>
                <w:szCs w:val="26"/>
              </w:rPr>
            </w:pPr>
            <w:r>
              <w:rPr>
                <w:sz w:val="22"/>
                <w:szCs w:val="26"/>
              </w:rPr>
              <w:t>Trình duyệt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843" w:type="dxa"/>
            <w:vAlign w:val="center"/>
          </w:tcPr>
          <w:p>
            <w:pPr>
              <w:spacing w:before="60" w:after="60"/>
              <w:ind w:firstLine="0"/>
              <w:jc w:val="center"/>
              <w:rPr>
                <w:sz w:val="22"/>
                <w:szCs w:val="26"/>
              </w:rPr>
            </w:pPr>
            <w:r>
              <w:rPr>
                <w:sz w:val="22"/>
                <w:szCs w:val="26"/>
              </w:rPr>
              <w:t xml:space="preserve">Microsoft Windows </w:t>
            </w:r>
          </w:p>
        </w:tc>
        <w:tc>
          <w:tcPr>
            <w:tcW w:w="1843" w:type="dxa"/>
            <w:vAlign w:val="center"/>
          </w:tcPr>
          <w:p>
            <w:pPr>
              <w:spacing w:before="60" w:after="60"/>
              <w:ind w:firstLine="0"/>
              <w:jc w:val="center"/>
              <w:rPr>
                <w:sz w:val="22"/>
                <w:szCs w:val="26"/>
              </w:rPr>
            </w:pPr>
            <w:r>
              <w:rPr>
                <w:sz w:val="22"/>
                <w:szCs w:val="26"/>
              </w:rPr>
              <w:t>Window 7</w:t>
            </w:r>
          </w:p>
        </w:tc>
        <w:tc>
          <w:tcPr>
            <w:tcW w:w="2410" w:type="dxa"/>
            <w:vAlign w:val="center"/>
          </w:tcPr>
          <w:p>
            <w:pPr>
              <w:spacing w:before="60" w:after="60"/>
              <w:ind w:firstLine="0"/>
              <w:jc w:val="center"/>
              <w:rPr>
                <w:sz w:val="22"/>
                <w:szCs w:val="26"/>
              </w:rPr>
            </w:pPr>
            <w:r>
              <w:rPr>
                <w:sz w:val="22"/>
                <w:szCs w:val="26"/>
              </w:rPr>
              <w:t>Window 10</w:t>
            </w:r>
          </w:p>
        </w:tc>
        <w:tc>
          <w:tcPr>
            <w:tcW w:w="2268" w:type="dxa"/>
            <w:vAlign w:val="center"/>
          </w:tcPr>
          <w:p>
            <w:pPr>
              <w:spacing w:before="60" w:after="60"/>
              <w:ind w:firstLine="0"/>
              <w:jc w:val="center"/>
              <w:rPr>
                <w:sz w:val="22"/>
                <w:szCs w:val="26"/>
              </w:rPr>
            </w:pPr>
            <w:r>
              <w:rPr>
                <w:sz w:val="22"/>
                <w:szCs w:val="26"/>
              </w:rPr>
              <w:t>Hệ điều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843" w:type="dxa"/>
            <w:vAlign w:val="center"/>
          </w:tcPr>
          <w:p>
            <w:pPr>
              <w:spacing w:before="60" w:after="60"/>
              <w:ind w:firstLine="0"/>
              <w:jc w:val="center"/>
              <w:rPr>
                <w:sz w:val="22"/>
                <w:szCs w:val="26"/>
              </w:rPr>
            </w:pPr>
            <w:r>
              <w:rPr>
                <w:sz w:val="22"/>
                <w:szCs w:val="26"/>
              </w:rPr>
              <w:t>Adobe Flash Player plugin</w:t>
            </w:r>
          </w:p>
        </w:tc>
        <w:tc>
          <w:tcPr>
            <w:tcW w:w="1843" w:type="dxa"/>
            <w:vAlign w:val="center"/>
          </w:tcPr>
          <w:p>
            <w:pPr>
              <w:pStyle w:val="17"/>
              <w:spacing w:before="60" w:after="60"/>
              <w:jc w:val="center"/>
              <w:textAlignment w:val="baseline"/>
              <w:rPr>
                <w:sz w:val="22"/>
                <w:szCs w:val="26"/>
              </w:rPr>
            </w:pPr>
            <w:r>
              <w:rPr>
                <w:sz w:val="22"/>
                <w:szCs w:val="26"/>
              </w:rPr>
              <w:t>11.3</w:t>
            </w:r>
          </w:p>
        </w:tc>
        <w:tc>
          <w:tcPr>
            <w:tcW w:w="2410" w:type="dxa"/>
            <w:vAlign w:val="center"/>
          </w:tcPr>
          <w:p>
            <w:pPr>
              <w:pStyle w:val="17"/>
              <w:spacing w:before="60" w:after="60"/>
              <w:jc w:val="center"/>
              <w:textAlignment w:val="baseline"/>
              <w:rPr>
                <w:sz w:val="22"/>
                <w:szCs w:val="26"/>
              </w:rPr>
            </w:pPr>
            <w:r>
              <w:rPr>
                <w:sz w:val="22"/>
                <w:szCs w:val="26"/>
              </w:rPr>
              <w:t>Phiên bản mới nhất của phần mềm</w:t>
            </w:r>
          </w:p>
        </w:tc>
        <w:tc>
          <w:tcPr>
            <w:tcW w:w="2268" w:type="dxa"/>
            <w:vAlign w:val="center"/>
          </w:tcPr>
          <w:p>
            <w:pPr>
              <w:spacing w:before="60" w:after="60"/>
              <w:ind w:firstLine="0"/>
              <w:jc w:val="center"/>
              <w:rPr>
                <w:sz w:val="22"/>
                <w:szCs w:val="26"/>
              </w:rPr>
            </w:pPr>
            <w:r>
              <w:rPr>
                <w:sz w:val="22"/>
                <w:szCs w:val="26"/>
              </w:rPr>
              <w:t>Tích hợp vào trình duyệt web</w:t>
            </w:r>
          </w:p>
        </w:tc>
      </w:tr>
    </w:tbl>
    <w:p>
      <w:pPr>
        <w:ind w:left="709"/>
        <w:rPr>
          <w:szCs w:val="26"/>
        </w:rPr>
      </w:pPr>
    </w:p>
    <w:p/>
    <w:p>
      <w:pPr>
        <w:ind w:left="709"/>
        <w:rPr>
          <w:szCs w:val="26"/>
        </w:rPr>
      </w:pPr>
    </w:p>
    <w:p>
      <w:pPr>
        <w:ind w:left="709" w:firstLine="0"/>
        <w:rPr>
          <w:szCs w:val="26"/>
        </w:rPr>
      </w:pPr>
      <w:r>
        <w:rPr>
          <w:szCs w:val="26"/>
        </w:rPr>
        <w:t>Công cụ dùng để kiểm thử:</w:t>
      </w:r>
    </w:p>
    <w:p/>
    <w:tbl>
      <w:tblPr>
        <w:tblStyle w:val="29"/>
        <w:tblW w:w="822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3969"/>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2127" w:type="dxa"/>
            <w:shd w:val="pct10" w:color="auto" w:fill="auto"/>
            <w:vAlign w:val="center"/>
          </w:tcPr>
          <w:p>
            <w:pPr>
              <w:pStyle w:val="66"/>
              <w:rPr>
                <w:szCs w:val="26"/>
              </w:rPr>
            </w:pPr>
            <w:r>
              <w:rPr>
                <w:szCs w:val="26"/>
              </w:rPr>
              <w:t>Hoạt động</w:t>
            </w:r>
          </w:p>
        </w:tc>
        <w:tc>
          <w:tcPr>
            <w:tcW w:w="3969" w:type="dxa"/>
            <w:shd w:val="pct10" w:color="auto" w:fill="auto"/>
            <w:vAlign w:val="center"/>
          </w:tcPr>
          <w:p>
            <w:pPr>
              <w:pStyle w:val="66"/>
              <w:rPr>
                <w:szCs w:val="26"/>
              </w:rPr>
            </w:pPr>
            <w:r>
              <w:rPr>
                <w:szCs w:val="26"/>
              </w:rPr>
              <w:t>Công cụ</w:t>
            </w:r>
          </w:p>
        </w:tc>
        <w:tc>
          <w:tcPr>
            <w:tcW w:w="2126" w:type="dxa"/>
            <w:shd w:val="pct10" w:color="auto" w:fill="auto"/>
            <w:vAlign w:val="center"/>
          </w:tcPr>
          <w:p>
            <w:pPr>
              <w:pStyle w:val="66"/>
              <w:rPr>
                <w:szCs w:val="26"/>
              </w:rPr>
            </w:pPr>
            <w:r>
              <w:rPr>
                <w:szCs w:val="26"/>
              </w:rPr>
              <w:t>Phiên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2127" w:type="dxa"/>
            <w:vAlign w:val="center"/>
          </w:tcPr>
          <w:p>
            <w:pPr>
              <w:pStyle w:val="65"/>
              <w:rPr>
                <w:rFonts w:ascii="Times New Roman" w:hAnsi="Times New Roman" w:cs="Times New Roman"/>
                <w:szCs w:val="26"/>
              </w:rPr>
            </w:pPr>
            <w:r>
              <w:rPr>
                <w:rFonts w:ascii="Times New Roman" w:hAnsi="Times New Roman" w:cs="Times New Roman"/>
                <w:szCs w:val="26"/>
              </w:rPr>
              <w:t>Quản lý Test Case</w:t>
            </w:r>
          </w:p>
        </w:tc>
        <w:tc>
          <w:tcPr>
            <w:tcW w:w="3969" w:type="dxa"/>
            <w:vAlign w:val="center"/>
          </w:tcPr>
          <w:p>
            <w:pPr>
              <w:pStyle w:val="65"/>
              <w:rPr>
                <w:rFonts w:ascii="Times New Roman" w:hAnsi="Times New Roman" w:cs="Times New Roman"/>
                <w:szCs w:val="26"/>
              </w:rPr>
            </w:pPr>
            <w:r>
              <w:rPr>
                <w:rFonts w:ascii="Times New Roman" w:hAnsi="Times New Roman" w:cs="Times New Roman"/>
                <w:szCs w:val="26"/>
              </w:rPr>
              <w:t>Quick Test Pro</w:t>
            </w:r>
          </w:p>
        </w:tc>
        <w:tc>
          <w:tcPr>
            <w:tcW w:w="2126" w:type="dxa"/>
            <w:vAlign w:val="center"/>
          </w:tcPr>
          <w:p>
            <w:pPr>
              <w:pStyle w:val="65"/>
              <w:rPr>
                <w:rFonts w:ascii="Times New Roman" w:hAnsi="Times New Roman" w:cs="Times New Roman"/>
                <w:szCs w:val="26"/>
              </w:rPr>
            </w:pPr>
            <w:r>
              <w:rPr>
                <w:rFonts w:ascii="Times New Roman" w:hAnsi="Times New Roman" w:cs="Times New Roman"/>
                <w:szCs w:val="26"/>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2127" w:type="dxa"/>
            <w:vAlign w:val="center"/>
          </w:tcPr>
          <w:p>
            <w:pPr>
              <w:pStyle w:val="65"/>
              <w:rPr>
                <w:rFonts w:ascii="Times New Roman" w:hAnsi="Times New Roman" w:cs="Times New Roman"/>
                <w:szCs w:val="26"/>
              </w:rPr>
            </w:pPr>
            <w:r>
              <w:rPr>
                <w:rFonts w:ascii="Times New Roman" w:hAnsi="Times New Roman" w:cs="Times New Roman"/>
                <w:szCs w:val="26"/>
              </w:rPr>
              <w:t>Quản lý Configuration</w:t>
            </w:r>
          </w:p>
        </w:tc>
        <w:tc>
          <w:tcPr>
            <w:tcW w:w="3969" w:type="dxa"/>
            <w:vAlign w:val="center"/>
          </w:tcPr>
          <w:p>
            <w:pPr>
              <w:pStyle w:val="65"/>
              <w:rPr>
                <w:rFonts w:ascii="Times New Roman" w:hAnsi="Times New Roman" w:cs="Times New Roman"/>
                <w:szCs w:val="26"/>
              </w:rPr>
            </w:pPr>
            <w:r>
              <w:rPr>
                <w:rFonts w:ascii="Times New Roman" w:hAnsi="Times New Roman" w:cs="Times New Roman"/>
                <w:szCs w:val="26"/>
              </w:rPr>
              <w:t>Quick Test Pro</w:t>
            </w:r>
          </w:p>
        </w:tc>
        <w:tc>
          <w:tcPr>
            <w:tcW w:w="2126" w:type="dxa"/>
            <w:vAlign w:val="center"/>
          </w:tcPr>
          <w:p>
            <w:pPr>
              <w:pStyle w:val="65"/>
              <w:rPr>
                <w:rFonts w:ascii="Times New Roman" w:hAnsi="Times New Roman" w:cs="Times New Roman"/>
                <w:szCs w:val="26"/>
              </w:rPr>
            </w:pPr>
            <w:r>
              <w:rPr>
                <w:rFonts w:ascii="Times New Roman" w:hAnsi="Times New Roman" w:cs="Times New Roman"/>
                <w:szCs w:val="26"/>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2127" w:type="dxa"/>
            <w:vAlign w:val="center"/>
          </w:tcPr>
          <w:p>
            <w:pPr>
              <w:pStyle w:val="65"/>
              <w:rPr>
                <w:rFonts w:ascii="Times New Roman" w:hAnsi="Times New Roman" w:cs="Times New Roman"/>
                <w:szCs w:val="26"/>
              </w:rPr>
            </w:pPr>
            <w:r>
              <w:rPr>
                <w:rFonts w:ascii="Times New Roman" w:hAnsi="Times New Roman" w:cs="Times New Roman"/>
                <w:szCs w:val="26"/>
              </w:rPr>
              <w:t>Defect Tracking</w:t>
            </w:r>
          </w:p>
        </w:tc>
        <w:tc>
          <w:tcPr>
            <w:tcW w:w="3969" w:type="dxa"/>
            <w:vAlign w:val="center"/>
          </w:tcPr>
          <w:p>
            <w:pPr>
              <w:pStyle w:val="65"/>
              <w:rPr>
                <w:rFonts w:ascii="Times New Roman" w:hAnsi="Times New Roman" w:cs="Times New Roman"/>
                <w:szCs w:val="26"/>
              </w:rPr>
            </w:pPr>
            <w:r>
              <w:rPr>
                <w:rFonts w:ascii="Times New Roman" w:hAnsi="Times New Roman" w:cs="Times New Roman"/>
                <w:szCs w:val="26"/>
              </w:rPr>
              <w:t>Quick Test Pro</w:t>
            </w:r>
          </w:p>
        </w:tc>
        <w:tc>
          <w:tcPr>
            <w:tcW w:w="2126" w:type="dxa"/>
            <w:vAlign w:val="center"/>
          </w:tcPr>
          <w:p>
            <w:pPr>
              <w:pStyle w:val="65"/>
              <w:rPr>
                <w:rFonts w:ascii="Times New Roman" w:hAnsi="Times New Roman" w:cs="Times New Roman"/>
                <w:szCs w:val="26"/>
              </w:rPr>
            </w:pPr>
            <w:r>
              <w:rPr>
                <w:rFonts w:ascii="Times New Roman" w:hAnsi="Times New Roman" w:cs="Times New Roman"/>
                <w:szCs w:val="26"/>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5" w:hRule="atLeast"/>
        </w:trPr>
        <w:tc>
          <w:tcPr>
            <w:tcW w:w="2127" w:type="dxa"/>
            <w:vAlign w:val="center"/>
          </w:tcPr>
          <w:p>
            <w:pPr>
              <w:pStyle w:val="65"/>
              <w:rPr>
                <w:rFonts w:ascii="Times New Roman" w:hAnsi="Times New Roman" w:cs="Times New Roman"/>
                <w:szCs w:val="26"/>
              </w:rPr>
            </w:pPr>
            <w:r>
              <w:rPr>
                <w:rFonts w:ascii="Times New Roman" w:hAnsi="Times New Roman" w:cs="Times New Roman"/>
                <w:szCs w:val="26"/>
              </w:rPr>
              <w:t>Quản lý tiến độ kiểm thử</w:t>
            </w:r>
          </w:p>
        </w:tc>
        <w:tc>
          <w:tcPr>
            <w:tcW w:w="3969" w:type="dxa"/>
            <w:vAlign w:val="center"/>
          </w:tcPr>
          <w:p>
            <w:pPr>
              <w:pStyle w:val="65"/>
              <w:rPr>
                <w:rFonts w:ascii="Times New Roman" w:hAnsi="Times New Roman" w:cs="Times New Roman"/>
                <w:szCs w:val="26"/>
              </w:rPr>
            </w:pPr>
            <w:r>
              <w:rPr>
                <w:rFonts w:ascii="Times New Roman" w:hAnsi="Times New Roman" w:cs="Times New Roman"/>
                <w:szCs w:val="26"/>
              </w:rPr>
              <w:t>Microsoft Project Professional</w:t>
            </w:r>
          </w:p>
        </w:tc>
        <w:tc>
          <w:tcPr>
            <w:tcW w:w="2126" w:type="dxa"/>
            <w:vAlign w:val="center"/>
          </w:tcPr>
          <w:p>
            <w:pPr>
              <w:pStyle w:val="65"/>
              <w:rPr>
                <w:rFonts w:ascii="Times New Roman" w:hAnsi="Times New Roman" w:cs="Times New Roman"/>
                <w:szCs w:val="26"/>
              </w:rPr>
            </w:pPr>
            <w:r>
              <w:rPr>
                <w:rFonts w:ascii="Times New Roman" w:hAnsi="Times New Roman" w:cs="Times New Roman"/>
                <w:szCs w:val="26"/>
              </w:rPr>
              <w:t>2013</w:t>
            </w:r>
          </w:p>
        </w:tc>
      </w:tr>
    </w:tbl>
    <w:p>
      <w:pPr>
        <w:pStyle w:val="3"/>
      </w:pPr>
      <w:r>
        <w:t>Kịch bản kiểm thử</w:t>
      </w:r>
    </w:p>
    <w:p>
      <w:pPr>
        <w:pStyle w:val="4"/>
      </w:pPr>
      <w:bookmarkStart w:id="116" w:name="_Toc514461333"/>
      <w:r>
        <w:t>Test Case 1: Đăng nhập</w:t>
      </w:r>
      <w:bookmarkEnd w:id="116"/>
      <w:r>
        <w:t xml:space="preserve"> và đăng xuất</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3.1.1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Nhâp đúng tên đăng nhập</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CUSC_ID: 999999</w:t>
            </w:r>
          </w:p>
          <w:p>
            <w:pPr>
              <w:spacing w:before="240" w:after="240" w:line="276" w:lineRule="auto"/>
              <w:ind w:firstLine="0"/>
              <w:jc w:val="center"/>
              <w:rPr>
                <w:sz w:val="22"/>
                <w:szCs w:val="26"/>
              </w:rPr>
            </w:pPr>
            <w:r>
              <w:rPr>
                <w:sz w:val="22"/>
                <w:szCs w:val="26"/>
              </w:rPr>
              <w:t>PassWord: 12345678</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Đăng nhập thành công và chuyển sang trang chủ</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3.1.2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Nhập đúng tên tài khoản, nhập sai mật khẩu</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CUSC_ID: 999999</w:t>
            </w:r>
          </w:p>
          <w:p>
            <w:pPr>
              <w:spacing w:before="240" w:after="240" w:line="276" w:lineRule="auto"/>
              <w:ind w:firstLine="0"/>
              <w:jc w:val="center"/>
              <w:rPr>
                <w:sz w:val="22"/>
                <w:szCs w:val="26"/>
              </w:rPr>
            </w:pPr>
            <w:r>
              <w:rPr>
                <w:sz w:val="22"/>
                <w:szCs w:val="26"/>
              </w:rPr>
              <w:t>PassWord: 1234567</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Đăng nhập không thành công và thông báo “CUSC_ID or Password failed”</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3.1.3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Nhập sai tên tài khoản, nhập đúng mật khẩu</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CUSC_ID: 9999</w:t>
            </w:r>
          </w:p>
          <w:p>
            <w:pPr>
              <w:spacing w:before="240" w:after="240" w:line="276" w:lineRule="auto"/>
              <w:ind w:firstLine="0"/>
              <w:jc w:val="center"/>
              <w:rPr>
                <w:sz w:val="22"/>
                <w:szCs w:val="26"/>
              </w:rPr>
            </w:pPr>
            <w:r>
              <w:rPr>
                <w:sz w:val="22"/>
                <w:szCs w:val="26"/>
              </w:rPr>
              <w:t>PassWord: 12345678</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Đăng nhập không thành công và thông báo “CUSC_ID or Password failed”</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pStyle w:val="4"/>
      </w:pPr>
      <w:r>
        <w:t>Test Case 2: Đổi mật khẩu</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3.2.1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Nhâp đúng 3 trường mật khẩu cũ, mới và nhập lại mật khẩu</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OldPass: 12345678</w:t>
            </w:r>
          </w:p>
          <w:p>
            <w:pPr>
              <w:spacing w:before="240" w:after="240" w:line="276" w:lineRule="auto"/>
              <w:ind w:firstLine="0"/>
              <w:jc w:val="center"/>
              <w:rPr>
                <w:sz w:val="22"/>
                <w:szCs w:val="26"/>
              </w:rPr>
            </w:pPr>
            <w:r>
              <w:rPr>
                <w:sz w:val="22"/>
                <w:szCs w:val="26"/>
              </w:rPr>
              <w:t>NewPass: 88888888</w:t>
            </w:r>
          </w:p>
          <w:p>
            <w:pPr>
              <w:spacing w:before="240" w:after="240" w:line="276" w:lineRule="auto"/>
              <w:ind w:firstLine="0"/>
              <w:jc w:val="center"/>
              <w:rPr>
                <w:sz w:val="22"/>
                <w:szCs w:val="26"/>
              </w:rPr>
            </w:pPr>
            <w:r>
              <w:rPr>
                <w:sz w:val="22"/>
                <w:szCs w:val="26"/>
              </w:rPr>
              <w:t>ReNewPass : 88888888</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Đổi mật khẩu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3.2.2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Sai mật khẩu cũ</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OldPass: 12345</w:t>
            </w:r>
          </w:p>
          <w:p>
            <w:pPr>
              <w:spacing w:before="240" w:after="240" w:line="276" w:lineRule="auto"/>
              <w:ind w:firstLine="0"/>
              <w:jc w:val="center"/>
              <w:rPr>
                <w:sz w:val="22"/>
                <w:szCs w:val="26"/>
              </w:rPr>
            </w:pPr>
            <w:r>
              <w:rPr>
                <w:sz w:val="22"/>
                <w:szCs w:val="26"/>
              </w:rPr>
              <w:t>NewPass: 88888888</w:t>
            </w:r>
          </w:p>
          <w:p>
            <w:pPr>
              <w:spacing w:before="240" w:after="240" w:line="276" w:lineRule="auto"/>
              <w:ind w:firstLine="0"/>
              <w:jc w:val="center"/>
              <w:rPr>
                <w:sz w:val="22"/>
                <w:szCs w:val="26"/>
              </w:rPr>
            </w:pPr>
            <w:r>
              <w:rPr>
                <w:sz w:val="22"/>
                <w:szCs w:val="26"/>
              </w:rPr>
              <w:t>ReNewPass : 88888888</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nhập mẫu khẩu cũ không đúng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3.2.3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p>
          <w:p>
            <w:pPr>
              <w:spacing w:before="240" w:after="240" w:line="276" w:lineRule="auto"/>
              <w:ind w:firstLine="0"/>
              <w:jc w:val="center"/>
              <w:rPr>
                <w:sz w:val="22"/>
                <w:szCs w:val="26"/>
              </w:rPr>
            </w:pPr>
            <w:r>
              <w:rPr>
                <w:sz w:val="22"/>
                <w:szCs w:val="26"/>
              </w:rPr>
              <w:t>Sai một trong hai trường mật khẩu mới hoặc nhập lại mật khẩu mới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OldPass: 12345678</w:t>
            </w:r>
          </w:p>
          <w:p>
            <w:pPr>
              <w:spacing w:before="240" w:after="240" w:line="276" w:lineRule="auto"/>
              <w:ind w:firstLine="0"/>
              <w:jc w:val="center"/>
              <w:rPr>
                <w:sz w:val="22"/>
                <w:szCs w:val="26"/>
              </w:rPr>
            </w:pPr>
            <w:r>
              <w:rPr>
                <w:sz w:val="22"/>
                <w:szCs w:val="26"/>
              </w:rPr>
              <w:t>NewPass: 8888</w:t>
            </w:r>
          </w:p>
          <w:p>
            <w:pPr>
              <w:spacing w:before="240" w:after="240" w:line="276" w:lineRule="auto"/>
              <w:ind w:firstLine="0"/>
              <w:jc w:val="center"/>
              <w:rPr>
                <w:sz w:val="22"/>
                <w:szCs w:val="26"/>
              </w:rPr>
            </w:pPr>
            <w:r>
              <w:rPr>
                <w:sz w:val="22"/>
                <w:szCs w:val="26"/>
              </w:rPr>
              <w:t>ReNewPass : 88888888</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3: Quản lý học viên</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3.3.7</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Theo dõi bảng đăng ký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Chọn vào nút xem bảng đăng ký</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Đến trang bảng đăng ký</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3.3.8</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Theo dõi bảng kết quả</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Chọn vào nút xem bảng kết quả</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Đến trang bảng kết quả của học viên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4: Quản lý cố vấn</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4.3.6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5: Quản lý cán bộ</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3.3.7</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Thêm phân công lớp</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 phân công</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phân công lớp</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Chọn những lớp đang được phân công và chọn loại khỏi phân công</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6: Quản lý quản trị viên</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7: Quản lý tài khoản chờ cấp phân quyền</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8: Quản lý lớp</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9: Quản lý hoạt động</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10: Quản lý chu kỳ</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11: Quản lý niên khóa</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12: Quản lý chuyên ngành</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13: Quản lý phân quyền</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rPr>
          <w:lang w:eastAsia="zh-CN"/>
        </w:rPr>
      </w:pPr>
    </w:p>
    <w:p>
      <w:pPr>
        <w:pStyle w:val="4"/>
      </w:pPr>
      <w:r>
        <w:t>Test Case 14: Quản lý cấu trúc</w:t>
      </w:r>
    </w:p>
    <w:tbl>
      <w:tblPr>
        <w:tblStyle w:val="29"/>
        <w:tblW w:w="8926"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
      <w:tblGrid>
        <w:gridCol w:w="704"/>
        <w:gridCol w:w="1832"/>
        <w:gridCol w:w="2012"/>
        <w:gridCol w:w="1842"/>
        <w:gridCol w:w="1690"/>
        <w:gridCol w:w="84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967"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ID</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b/>
                <w:sz w:val="22"/>
                <w:szCs w:val="26"/>
              </w:rPr>
            </w:pPr>
            <w:r>
              <w:rPr>
                <w:b/>
                <w:sz w:val="22"/>
                <w:szCs w:val="26"/>
              </w:rPr>
              <w:t>Trường hợp kiểm thử</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Đầu Vào</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Mong Đợi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Kết Quả</w:t>
            </w:r>
            <w:r>
              <w:rPr>
                <w:b/>
                <w:sz w:val="22"/>
                <w:szCs w:val="26"/>
              </w:rPr>
              <w:br w:type="textWrapping"/>
            </w:r>
            <w:r>
              <w:rPr>
                <w:b/>
                <w:sz w:val="22"/>
                <w:szCs w:val="26"/>
              </w:rPr>
              <w:t>Thực Tế</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b/>
                <w:sz w:val="22"/>
                <w:szCs w:val="26"/>
              </w:rPr>
            </w:pPr>
            <w:r>
              <w:rPr>
                <w:b/>
                <w:sz w:val="22"/>
                <w:szCs w:val="26"/>
              </w:rPr>
              <w:t>Đánh</w:t>
            </w:r>
            <w:r>
              <w:rPr>
                <w:b/>
                <w:sz w:val="22"/>
                <w:szCs w:val="26"/>
              </w:rPr>
              <w:br w:type="textWrapping"/>
            </w:r>
            <w:r>
              <w:rPr>
                <w:b/>
                <w:sz w:val="22"/>
                <w:szCs w:val="26"/>
              </w:rPr>
              <w:t>Giá</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mục lớn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mục lớn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mục lớn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mục lớn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 mục lớn</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 lớn</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 mục lớn</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 lớn</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Thay đổi không thành công và xuất ra thông báo lỗi không khớp mật khẩu xác nhận</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323"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3.3.1</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mục con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3.3.2</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Insert mục con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input của form insert</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Khởi tạo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3.3.3</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mục con đúng</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Nhập chính xác định dạng và đầy đủ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3.3.4</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Update mục con sai</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Vi phạm một trong các điều kiện update của form update</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Tùy chỉnh thất bại</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3.3.5</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logic mục con</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logic một mục con</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 xml:space="preserve">Thao tác thành công </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57" w:type="dxa"/>
            <w:bottom w:w="0" w:type="dxa"/>
            <w:right w:w="57" w:type="dxa"/>
          </w:tblCellMar>
        </w:tblPrEx>
        <w:trPr>
          <w:cantSplit/>
          <w:trHeight w:val="1134" w:hRule="atLeast"/>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3.3.6</w:t>
            </w:r>
          </w:p>
        </w:tc>
        <w:tc>
          <w:tcPr>
            <w:tcW w:w="1832" w:type="dxa"/>
            <w:tcBorders>
              <w:top w:val="single" w:color="auto" w:sz="4" w:space="0"/>
              <w:left w:val="single" w:color="auto" w:sz="4" w:space="0"/>
              <w:bottom w:val="single" w:color="auto" w:sz="4" w:space="0"/>
              <w:right w:val="single" w:color="auto" w:sz="4" w:space="0"/>
            </w:tcBorders>
          </w:tcPr>
          <w:p>
            <w:pPr>
              <w:spacing w:before="240" w:after="240" w:line="276" w:lineRule="auto"/>
              <w:ind w:firstLine="0"/>
              <w:jc w:val="center"/>
              <w:rPr>
                <w:sz w:val="22"/>
                <w:szCs w:val="26"/>
              </w:rPr>
            </w:pPr>
            <w:r>
              <w:rPr>
                <w:sz w:val="22"/>
                <w:szCs w:val="26"/>
              </w:rPr>
              <w:t>Xóa vật lý mục con</w:t>
            </w:r>
          </w:p>
        </w:tc>
        <w:tc>
          <w:tcPr>
            <w:tcW w:w="201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Xác nhận xóa vật lý một mục con</w:t>
            </w:r>
          </w:p>
        </w:tc>
        <w:tc>
          <w:tcPr>
            <w:tcW w:w="1842"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Thao tác thành công</w:t>
            </w:r>
          </w:p>
        </w:tc>
        <w:tc>
          <w:tcPr>
            <w:tcW w:w="1690"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Khớp với kết quả mong đợi</w:t>
            </w:r>
          </w:p>
        </w:tc>
        <w:tc>
          <w:tcPr>
            <w:tcW w:w="846" w:type="dxa"/>
            <w:tcBorders>
              <w:top w:val="single" w:color="auto" w:sz="4" w:space="0"/>
              <w:left w:val="single" w:color="auto" w:sz="4" w:space="0"/>
              <w:bottom w:val="single" w:color="auto" w:sz="4" w:space="0"/>
              <w:right w:val="single" w:color="auto" w:sz="4" w:space="0"/>
            </w:tcBorders>
            <w:vAlign w:val="center"/>
          </w:tcPr>
          <w:p>
            <w:pPr>
              <w:spacing w:before="240" w:after="240" w:line="276" w:lineRule="auto"/>
              <w:ind w:firstLine="0"/>
              <w:jc w:val="center"/>
              <w:rPr>
                <w:sz w:val="22"/>
                <w:szCs w:val="26"/>
              </w:rPr>
            </w:pPr>
            <w:r>
              <w:rPr>
                <w:sz w:val="22"/>
                <w:szCs w:val="26"/>
              </w:rPr>
              <w:t>Đạt</w:t>
            </w:r>
          </w:p>
        </w:tc>
      </w:tr>
    </w:tbl>
    <w:p>
      <w:pPr>
        <w:pStyle w:val="3"/>
        <w:rPr>
          <w:lang w:eastAsia="zh-CN"/>
        </w:rPr>
      </w:pPr>
      <w:r>
        <w:rPr>
          <w:lang w:eastAsia="zh-CN"/>
        </w:rPr>
        <w:t>Kết quả kiểm thử</w:t>
      </w:r>
    </w:p>
    <w:p>
      <w:pPr>
        <w:pStyle w:val="2"/>
        <w:rPr>
          <w:ins w:id="4" w:author="hqngh" w:date="2018-12-03T21:22:38Z"/>
        </w:rPr>
      </w:pPr>
      <w:ins w:id="5" w:author="hqngh" w:date="2018-12-03T21:22:38Z">
        <w:bookmarkStart w:id="117" w:name="_Toc514461340"/>
        <w:r>
          <w:rPr/>
          <w:br w:type="page"/>
        </w:r>
      </w:ins>
    </w:p>
    <w:p>
      <w:pPr>
        <w:pStyle w:val="2"/>
      </w:pPr>
      <w:r>
        <w:commentReference w:id="2"/>
      </w:r>
      <w:r>
        <w:t>PHẦN KẾT LUẬN</w:t>
      </w:r>
      <w:bookmarkEnd w:id="117"/>
    </w:p>
    <w:p>
      <w:pPr>
        <w:pStyle w:val="3"/>
      </w:pPr>
      <w:bookmarkStart w:id="118" w:name="_Toc514461341"/>
      <w:r>
        <w:t>Kết quả đạt được</w:t>
      </w:r>
      <w:bookmarkEnd w:id="118"/>
    </w:p>
    <w:p>
      <w:pPr>
        <w:numPr>
          <w:ilvl w:val="0"/>
          <w:numId w:val="42"/>
        </w:numPr>
        <w:spacing w:before="240" w:after="240" w:line="276" w:lineRule="auto"/>
        <w:jc w:val="left"/>
        <w:rPr>
          <w:szCs w:val="26"/>
        </w:rPr>
      </w:pPr>
      <w:r>
        <w:rPr>
          <w:szCs w:val="26"/>
        </w:rPr>
        <w:t>Về lý thuyết</w:t>
      </w:r>
    </w:p>
    <w:p>
      <w:pPr>
        <w:pStyle w:val="59"/>
        <w:numPr>
          <w:ilvl w:val="0"/>
          <w:numId w:val="43"/>
        </w:numPr>
        <w:spacing w:before="240" w:after="240" w:line="276" w:lineRule="auto"/>
      </w:pPr>
      <w:r>
        <w:t>Sau thời gian nghiên cứu, tìm hiêu đề tài, công nghệ và các kiến thức chuyên môn để thực hiện đề tài giúp em hiểu rõ hơn quy trình và phát triển phần mềm, xây dựng được một ứng dụng hoàn chỉnh, từ khấu thiết đến lập trình và kiểm thử một ứng dụng</w:t>
      </w:r>
    </w:p>
    <w:p>
      <w:pPr>
        <w:pStyle w:val="59"/>
        <w:numPr>
          <w:ilvl w:val="0"/>
          <w:numId w:val="43"/>
        </w:numPr>
        <w:spacing w:before="240" w:after="240" w:line="276" w:lineRule="auto"/>
      </w:pPr>
      <w:r>
        <w:t>Thành thạo quản lý mã nguồn dưới sự hỗ trợ của github</w:t>
      </w:r>
    </w:p>
    <w:p>
      <w:pPr>
        <w:pStyle w:val="59"/>
        <w:numPr>
          <w:ilvl w:val="0"/>
          <w:numId w:val="43"/>
        </w:numPr>
        <w:spacing w:before="240" w:after="240" w:line="276" w:lineRule="auto"/>
      </w:pPr>
      <w:r>
        <w:t>Tìm hiểu và sử dụng framework Laravel và các thư viện công cụ hỗ trợ lập trình web hiện nay một cách chuyên sâu.</w:t>
      </w:r>
    </w:p>
    <w:p>
      <w:pPr>
        <w:pStyle w:val="59"/>
        <w:numPr>
          <w:ilvl w:val="0"/>
          <w:numId w:val="43"/>
        </w:numPr>
        <w:spacing w:before="240" w:after="240" w:line="276" w:lineRule="auto"/>
      </w:pPr>
      <w:r>
        <w:t>Nắm rõ hơn về mô hình hướng đối tượng và cách thiết kế mô hình MVC thực sự chính xác.</w:t>
      </w:r>
    </w:p>
    <w:p>
      <w:pPr>
        <w:pStyle w:val="59"/>
        <w:numPr>
          <w:ilvl w:val="0"/>
          <w:numId w:val="43"/>
        </w:numPr>
        <w:spacing w:before="240" w:after="240" w:line="276" w:lineRule="auto"/>
      </w:pPr>
      <w:r>
        <w:t>Có thêm kiến thức về phân tích thiết kế hệ thống, cũng như phương pháp thiết kế cơ sở dữ liệu.</w:t>
      </w:r>
    </w:p>
    <w:p>
      <w:pPr>
        <w:numPr>
          <w:ilvl w:val="0"/>
          <w:numId w:val="42"/>
        </w:numPr>
        <w:spacing w:before="240" w:after="240" w:line="276" w:lineRule="auto"/>
        <w:rPr>
          <w:szCs w:val="26"/>
        </w:rPr>
      </w:pPr>
      <w:r>
        <w:rPr>
          <w:szCs w:val="26"/>
        </w:rPr>
        <w:t xml:space="preserve">Về thực tiễn </w:t>
      </w:r>
    </w:p>
    <w:p>
      <w:r>
        <w:t>Sau 4 tháng thực hiện em đã xây dựng hoàn thiện website hỗ trợ chấm điểm thi đua cho học viên Trung tâm công nghệ phần mềm trường Đại học Cần Thơ. Đề tài đã đạt được các kết quả sau:</w:t>
      </w:r>
    </w:p>
    <w:p>
      <w:pPr>
        <w:pStyle w:val="59"/>
        <w:numPr>
          <w:ilvl w:val="0"/>
          <w:numId w:val="43"/>
        </w:numPr>
        <w:spacing w:before="240" w:after="240" w:line="276" w:lineRule="auto"/>
      </w:pPr>
      <w:r>
        <w:t>Sản phẩm phần mềm đáp ứng đầy đủ các yêu cầu của đề tài</w:t>
      </w:r>
    </w:p>
    <w:p>
      <w:pPr>
        <w:pStyle w:val="59"/>
        <w:numPr>
          <w:ilvl w:val="0"/>
          <w:numId w:val="43"/>
        </w:numPr>
        <w:spacing w:before="240" w:after="240" w:line="276" w:lineRule="auto"/>
      </w:pPr>
      <w:r>
        <w:t>Vận dụng lý thuyết đã được học giải quyết các vấn đề trong thực tế</w:t>
      </w:r>
    </w:p>
    <w:p>
      <w:pPr>
        <w:pStyle w:val="59"/>
        <w:numPr>
          <w:ilvl w:val="0"/>
          <w:numId w:val="43"/>
        </w:numPr>
        <w:spacing w:before="240" w:after="240" w:line="276" w:lineRule="auto"/>
      </w:pPr>
      <w:r>
        <w:t>Giúp nâng cao khả năng sáng tạo tư duy lập trình</w:t>
      </w:r>
    </w:p>
    <w:p>
      <w:pPr>
        <w:pStyle w:val="59"/>
        <w:numPr>
          <w:ilvl w:val="0"/>
          <w:numId w:val="43"/>
        </w:numPr>
        <w:spacing w:before="240" w:after="240" w:line="276" w:lineRule="auto"/>
      </w:pPr>
      <w:r>
        <w:t>Đúc kết được kinh nghiệm cho quá trình thực hiện đề tài</w:t>
      </w:r>
    </w:p>
    <w:p>
      <w:pPr>
        <w:pStyle w:val="59"/>
        <w:numPr>
          <w:ilvl w:val="0"/>
          <w:numId w:val="43"/>
        </w:numPr>
        <w:spacing w:before="240" w:after="240" w:line="276" w:lineRule="auto"/>
      </w:pPr>
      <w:r>
        <w:t>Tạo ra hướng phát triển và hoàn thiện cho các đề tài sắp tới có liên quan</w:t>
      </w:r>
    </w:p>
    <w:p>
      <w:pPr>
        <w:pStyle w:val="3"/>
      </w:pPr>
      <w:r>
        <w:t>Ưu điểm</w:t>
      </w:r>
    </w:p>
    <w:p>
      <w:r>
        <w:t>Ngoài tính thực tiễn chương trình còn có những ưu điểm sau:</w:t>
      </w:r>
    </w:p>
    <w:p>
      <w:pPr>
        <w:pStyle w:val="41"/>
        <w:numPr>
          <w:ilvl w:val="0"/>
          <w:numId w:val="44"/>
        </w:numPr>
        <w:spacing w:before="120" w:line="264" w:lineRule="auto"/>
        <w:contextualSpacing/>
      </w:pPr>
      <w:r>
        <w:t>Xây dựng được cấu trúc động của bảng điểm rèn luyện.</w:t>
      </w:r>
    </w:p>
    <w:p>
      <w:pPr>
        <w:pStyle w:val="41"/>
        <w:numPr>
          <w:ilvl w:val="0"/>
          <w:numId w:val="44"/>
        </w:numPr>
        <w:spacing w:before="120" w:line="264" w:lineRule="auto"/>
        <w:contextualSpacing/>
      </w:pPr>
      <w:r>
        <w:t>Giao diện thân thiện với người dùng</w:t>
      </w:r>
    </w:p>
    <w:p>
      <w:pPr>
        <w:pStyle w:val="41"/>
        <w:numPr>
          <w:ilvl w:val="0"/>
          <w:numId w:val="44"/>
        </w:numPr>
        <w:spacing w:before="120" w:line="264" w:lineRule="auto"/>
        <w:contextualSpacing/>
      </w:pPr>
      <w:r>
        <w:t>Phát triển được một số chức năng mới trong quá trình xây dựng</w:t>
      </w:r>
    </w:p>
    <w:p>
      <w:pPr>
        <w:pStyle w:val="3"/>
        <w:rPr>
          <w:lang w:eastAsia="zh-CN"/>
        </w:rPr>
      </w:pPr>
      <w:r>
        <w:rPr>
          <w:lang w:eastAsia="zh-CN"/>
        </w:rPr>
        <w:t>Khuyết điểm</w:t>
      </w:r>
    </w:p>
    <w:p>
      <w:r>
        <w:t>Có một số khuyết điểm sau:</w:t>
      </w:r>
    </w:p>
    <w:p>
      <w:pPr>
        <w:pStyle w:val="41"/>
        <w:numPr>
          <w:ilvl w:val="0"/>
          <w:numId w:val="44"/>
        </w:numPr>
        <w:spacing w:before="120" w:line="264" w:lineRule="auto"/>
        <w:contextualSpacing/>
      </w:pPr>
      <w:r>
        <w:t>Quá trình xây dựng cơ sở dữ liệu còn gặp một số hạn chế nhất định dẫn đến việc xử lý trong lập trình bị phức tạp hơn</w:t>
      </w:r>
    </w:p>
    <w:p>
      <w:pPr>
        <w:pStyle w:val="41"/>
        <w:numPr>
          <w:ilvl w:val="0"/>
          <w:numId w:val="44"/>
        </w:numPr>
        <w:spacing w:before="120" w:line="264" w:lineRule="auto"/>
        <w:contextualSpacing/>
      </w:pPr>
      <w:r>
        <w:t>Chưa có phiên bảng di động cho ứng dụng.</w:t>
      </w:r>
    </w:p>
    <w:p>
      <w:pPr>
        <w:pStyle w:val="41"/>
        <w:numPr>
          <w:ilvl w:val="0"/>
          <w:numId w:val="44"/>
        </w:numPr>
        <w:rPr>
          <w:lang w:eastAsia="zh-CN"/>
        </w:rPr>
      </w:pPr>
      <w:r>
        <w:t>Một số chức năng, ý tưởng phát sinh trong quá trình thực hiện nhưng không kịp đưa vào ứng dụng.</w:t>
      </w:r>
    </w:p>
    <w:p>
      <w:pPr>
        <w:pStyle w:val="3"/>
      </w:pPr>
      <w:bookmarkStart w:id="119" w:name="_Toc498345556"/>
      <w:r>
        <w:t>Hướng phát triển</w:t>
      </w:r>
      <w:bookmarkEnd w:id="119"/>
    </w:p>
    <w:p>
      <w:r>
        <w:t>Hi vọng các đề tài sau có sự tương quan về chủ đề có thể phát triển một số hướng sau:</w:t>
      </w:r>
    </w:p>
    <w:p>
      <w:pPr>
        <w:pStyle w:val="41"/>
        <w:numPr>
          <w:ilvl w:val="0"/>
          <w:numId w:val="44"/>
        </w:numPr>
        <w:spacing w:before="120" w:line="264" w:lineRule="auto"/>
        <w:contextualSpacing/>
      </w:pPr>
      <w:r>
        <w:t>Tăng cường bảo mật tối đa, mã hóa dữ liệu.</w:t>
      </w:r>
    </w:p>
    <w:p>
      <w:pPr>
        <w:pStyle w:val="41"/>
        <w:numPr>
          <w:ilvl w:val="0"/>
          <w:numId w:val="44"/>
        </w:numPr>
        <w:spacing w:before="120" w:line="264" w:lineRule="auto"/>
        <w:contextualSpacing/>
      </w:pPr>
      <w:r>
        <w:t>Cải tiến về mặt chức năng, thêm một số chức năng mới</w:t>
      </w:r>
    </w:p>
    <w:p>
      <w:pPr>
        <w:pStyle w:val="41"/>
        <w:numPr>
          <w:ilvl w:val="0"/>
          <w:numId w:val="44"/>
        </w:numPr>
        <w:spacing w:before="120" w:line="264" w:lineRule="auto"/>
        <w:contextualSpacing/>
      </w:pPr>
      <w:r>
        <w:t>Kiểm tra kỹ hơn về mặt lỗi chương trình</w:t>
      </w:r>
    </w:p>
    <w:p>
      <w:pPr>
        <w:pStyle w:val="41"/>
        <w:numPr>
          <w:ilvl w:val="0"/>
          <w:numId w:val="44"/>
        </w:numPr>
        <w:spacing w:before="120" w:line="264" w:lineRule="auto"/>
        <w:contextualSpacing/>
      </w:pPr>
      <w:r>
        <w:t>Phát triển ứng dụng di động đa nền tảng cho sản phẩm</w:t>
      </w:r>
    </w:p>
    <w:p>
      <w:pPr>
        <w:pStyle w:val="41"/>
        <w:numPr>
          <w:ilvl w:val="0"/>
          <w:numId w:val="44"/>
        </w:numPr>
      </w:pPr>
      <w:r>
        <w:t>Mở rộng phạm vi sử dụng không chỉ ứng dụng đặc thù như hiện tại.</w:t>
      </w:r>
    </w:p>
    <w:p>
      <w:pPr>
        <w:pStyle w:val="2"/>
        <w:rPr>
          <w:ins w:id="6" w:author="hqngh" w:date="2018-12-03T21:23:08Z"/>
        </w:rPr>
      </w:pPr>
      <w:ins w:id="7" w:author="hqngh" w:date="2018-12-03T21:23:08Z">
        <w:bookmarkStart w:id="120" w:name="_Toc498345558"/>
        <w:r>
          <w:rPr/>
          <w:br w:type="page"/>
        </w:r>
      </w:ins>
    </w:p>
    <w:p>
      <w:pPr>
        <w:pStyle w:val="2"/>
      </w:pPr>
      <w:r>
        <w:t>TÀI LIỆU THAM KHẢO</w:t>
      </w:r>
      <w:bookmarkEnd w:id="120"/>
    </w:p>
    <w:p>
      <w:pPr>
        <w:pStyle w:val="3"/>
      </w:pPr>
      <w:r>
        <w:t>Tài liệu</w:t>
      </w:r>
    </w:p>
    <w:p>
      <w:pPr>
        <w:pStyle w:val="61"/>
        <w:spacing w:before="120" w:after="120" w:line="276" w:lineRule="auto"/>
        <w:ind w:left="720" w:firstLine="0"/>
        <w:jc w:val="both"/>
        <w:rPr>
          <w:lang w:val="fr-FR"/>
        </w:rPr>
      </w:pPr>
      <w:r>
        <w:rPr>
          <w:b/>
          <w:lang w:val="fr-FR"/>
        </w:rPr>
        <w:t>[1]</w:t>
      </w:r>
      <w:r>
        <w:rPr>
          <w:lang w:val="fr-FR"/>
        </w:rPr>
        <w:t xml:space="preserve"> Đề tài : xây dựng ứng dụng web chấm điểm rèn luyện cho sinh viên khoa CNTT &amp; TT – Lâm Phan Việt – Trần Chí Tâm</w:t>
      </w:r>
    </w:p>
    <w:p>
      <w:pPr>
        <w:pStyle w:val="61"/>
        <w:spacing w:before="120" w:after="120" w:line="276" w:lineRule="auto"/>
        <w:ind w:left="720" w:firstLine="0"/>
        <w:jc w:val="both"/>
        <w:rPr>
          <w:lang w:val="fr-FR"/>
        </w:rPr>
      </w:pPr>
      <w:r>
        <w:rPr>
          <w:b/>
          <w:lang w:val="fr-FR"/>
        </w:rPr>
        <w:t>[2]</w:t>
      </w:r>
      <w:r>
        <w:rPr>
          <w:lang w:val="fr-FR"/>
        </w:rPr>
        <w:t xml:space="preserve"> Báo các xây dựng hệ thống quét mã điểm danh bằng RFID sinh viên – Nhóm 3 học phần Đảm bảo chất lượng và kiểm thử phần mềm</w:t>
      </w:r>
    </w:p>
    <w:p>
      <w:pPr>
        <w:pStyle w:val="61"/>
        <w:spacing w:before="120" w:after="120" w:line="276" w:lineRule="auto"/>
        <w:ind w:left="720" w:firstLine="0"/>
        <w:jc w:val="both"/>
        <w:rPr>
          <w:lang w:val="fr-FR"/>
        </w:rPr>
      </w:pPr>
      <w:r>
        <w:rPr>
          <w:b/>
          <w:lang w:val="fr-FR"/>
        </w:rPr>
        <w:t>[3]</w:t>
      </w:r>
      <w:r>
        <w:rPr>
          <w:lang w:val="fr-FR"/>
        </w:rPr>
        <w:t xml:space="preserve"> Tài liệu bài giảng các môn học : Phân tích yêu cầu phần mềm, Lập trình web, Lập trình thiết bị di động – Khoa CNTT &amp; TT – Trường Đại học Cần Thơ.</w:t>
      </w:r>
    </w:p>
    <w:p>
      <w:pPr>
        <w:pStyle w:val="61"/>
        <w:spacing w:before="120" w:after="120" w:line="276" w:lineRule="auto"/>
        <w:ind w:left="720" w:firstLine="0"/>
        <w:jc w:val="both"/>
        <w:rPr>
          <w:lang w:val="fr-FR"/>
        </w:rPr>
      </w:pPr>
      <w:r>
        <w:rPr>
          <w:b/>
          <w:lang w:val="fr-FR"/>
        </w:rPr>
        <w:t>[4]</w:t>
      </w:r>
      <w:r>
        <w:rPr>
          <w:lang w:val="fr-FR"/>
        </w:rPr>
        <w:t xml:space="preserve"> Trần Văn Hoàng, Bài giảng Phân tích yêu cầu phần mềm, khoa Công nghệ Thông tin và Truyền thông, Đại học Cần Thơ, 2015.</w:t>
      </w:r>
    </w:p>
    <w:p>
      <w:pPr>
        <w:pStyle w:val="61"/>
        <w:spacing w:before="120" w:after="120" w:line="276" w:lineRule="auto"/>
        <w:ind w:left="720" w:firstLine="0"/>
        <w:jc w:val="both"/>
      </w:pPr>
      <w:r>
        <w:rPr>
          <w:b/>
          <w:lang w:val="fr-FR"/>
        </w:rPr>
        <w:t>[5]</w:t>
      </w:r>
      <w:r>
        <w:rPr>
          <w:lang w:val="fr-FR"/>
        </w:rPr>
        <w:t xml:space="preserve"> Huỳnh Xuân Hiệp, Phan Phương Lan, Giáo trình Nhập môn công nghệ phần mềm, Nhà xuất bản Đại học Cần Thơ, 2011</w:t>
      </w:r>
      <w:r>
        <w:t>.</w:t>
      </w:r>
    </w:p>
    <w:p>
      <w:pPr>
        <w:pStyle w:val="61"/>
        <w:spacing w:before="120" w:after="120" w:line="276" w:lineRule="auto"/>
        <w:ind w:left="720" w:firstLine="0"/>
        <w:jc w:val="both"/>
      </w:pPr>
      <w:r>
        <w:rPr>
          <w:b/>
          <w:lang w:val="fr-FR"/>
        </w:rPr>
        <w:t xml:space="preserve">[6] </w:t>
      </w:r>
      <w:r>
        <w:rPr>
          <w:lang w:val="fr-FR"/>
        </w:rPr>
        <w:t>Trung tâm công nghệ phần mềm trường Đại học Cần Thơ, Giáo trình xây dựng ứng dụng thực tế với Laravel và Angular.</w:t>
      </w:r>
    </w:p>
    <w:p>
      <w:pPr>
        <w:pStyle w:val="3"/>
        <w:rPr>
          <w:lang w:val="fr-FR"/>
        </w:rPr>
      </w:pPr>
      <w:r>
        <w:rPr>
          <w:lang w:val="fr-FR"/>
        </w:rPr>
        <w:t>Liên kết</w:t>
      </w:r>
    </w:p>
    <w:p>
      <w:pPr>
        <w:pStyle w:val="61"/>
        <w:spacing w:before="120" w:after="120" w:line="276" w:lineRule="auto"/>
        <w:ind w:left="720" w:firstLine="0"/>
        <w:jc w:val="both"/>
        <w:rPr>
          <w:lang w:val="fr-FR"/>
        </w:rPr>
      </w:pPr>
      <w:r>
        <w:rPr>
          <w:b/>
          <w:lang w:val="fr-FR"/>
        </w:rPr>
        <w:t xml:space="preserve">[1] </w:t>
      </w:r>
      <w:r>
        <w:rPr>
          <w:lang w:val="fr-FR"/>
        </w:rPr>
        <w:t xml:space="preserve">Khóa học PHP căn bản và nâng cao tại </w:t>
      </w:r>
      <w:r>
        <w:fldChar w:fldCharType="begin"/>
      </w:r>
      <w:r>
        <w:instrText xml:space="preserve"> HYPERLINK "http://freetuts.net" </w:instrText>
      </w:r>
      <w:r>
        <w:fldChar w:fldCharType="separate"/>
      </w:r>
      <w:r>
        <w:t>http://freetuts.net</w:t>
      </w:r>
      <w:r>
        <w:fldChar w:fldCharType="end"/>
      </w:r>
    </w:p>
    <w:p>
      <w:pPr>
        <w:pStyle w:val="61"/>
        <w:spacing w:before="120" w:after="120" w:line="276" w:lineRule="auto"/>
        <w:ind w:left="720" w:firstLine="0"/>
        <w:jc w:val="both"/>
        <w:rPr>
          <w:b/>
          <w:lang w:val="fr-FR"/>
        </w:rPr>
      </w:pPr>
      <w:r>
        <w:rPr>
          <w:b/>
          <w:lang w:val="fr-FR"/>
        </w:rPr>
        <w:t xml:space="preserve">[2] </w:t>
      </w:r>
      <w:r>
        <w:rPr>
          <w:lang w:val="fr-FR"/>
        </w:rPr>
        <w:t xml:space="preserve">CSS and HTML Basic tại </w:t>
      </w:r>
      <w:r>
        <w:fldChar w:fldCharType="begin"/>
      </w:r>
      <w:r>
        <w:instrText xml:space="preserve"> HYPERLINK "http://w3school.com" </w:instrText>
      </w:r>
      <w:r>
        <w:fldChar w:fldCharType="separate"/>
      </w:r>
      <w:r>
        <w:t>http://w3school.com</w:t>
      </w:r>
      <w:r>
        <w:fldChar w:fldCharType="end"/>
      </w:r>
    </w:p>
    <w:p>
      <w:pPr>
        <w:pStyle w:val="61"/>
        <w:spacing w:before="120" w:after="120" w:line="276" w:lineRule="auto"/>
        <w:ind w:left="720" w:firstLine="0"/>
        <w:jc w:val="both"/>
        <w:rPr>
          <w:b/>
          <w:lang w:val="fr-FR"/>
        </w:rPr>
      </w:pPr>
      <w:r>
        <w:rPr>
          <w:b/>
          <w:lang w:val="fr-FR"/>
        </w:rPr>
        <w:t xml:space="preserve">[3] </w:t>
      </w:r>
      <w:r>
        <w:rPr>
          <w:lang w:val="fr-FR"/>
        </w:rPr>
        <w:t>DataInsert Table on Website.</w:t>
      </w:r>
    </w:p>
    <w:p>
      <w:pPr>
        <w:pStyle w:val="61"/>
        <w:spacing w:before="120" w:after="120" w:line="276" w:lineRule="auto"/>
        <w:ind w:left="720" w:firstLine="0"/>
        <w:jc w:val="both"/>
        <w:rPr>
          <w:b/>
          <w:lang w:val="fr-FR"/>
        </w:rPr>
      </w:pPr>
      <w:r>
        <w:rPr>
          <w:b/>
          <w:lang w:val="fr-FR"/>
        </w:rPr>
        <w:t xml:space="preserve">[4] </w:t>
      </w:r>
      <w:r>
        <w:fldChar w:fldCharType="begin"/>
      </w:r>
      <w:r>
        <w:instrText xml:space="preserve"> HYPERLINK "file:///C:\\xampp\\htdocs\\nns_cusc_2408\\doc\\Khóa%20học%20CSS%20cơ%20bản%20tại%20http:\\thachpham.com" </w:instrText>
      </w:r>
      <w:r>
        <w:fldChar w:fldCharType="separate"/>
      </w:r>
      <w:r>
        <w:rPr>
          <w:lang w:val="fr-FR"/>
        </w:rPr>
        <w:t xml:space="preserve">Khóa học CSS cơ bản tại </w:t>
      </w:r>
      <w:r>
        <w:t>http://thachpham.com</w:t>
      </w:r>
      <w:r>
        <w:fldChar w:fldCharType="end"/>
      </w:r>
    </w:p>
    <w:p>
      <w:pPr>
        <w:pStyle w:val="61"/>
        <w:spacing w:before="120" w:after="120" w:line="276" w:lineRule="auto"/>
        <w:ind w:left="720" w:firstLine="0"/>
        <w:jc w:val="both"/>
      </w:pPr>
      <w:r>
        <w:rPr>
          <w:b/>
          <w:lang w:val="fr-FR"/>
        </w:rPr>
        <w:t xml:space="preserve">[5] </w:t>
      </w:r>
      <w:r>
        <w:rPr>
          <w:lang w:val="fr-FR"/>
        </w:rPr>
        <w:t xml:space="preserve">Khóa học JS căn bản và thiết kế cơ sở dữ liệu tại </w:t>
      </w:r>
      <w:r>
        <w:fldChar w:fldCharType="begin"/>
      </w:r>
      <w:r>
        <w:instrText xml:space="preserve"> HYPERLINK "http://vietjack.com" </w:instrText>
      </w:r>
      <w:r>
        <w:fldChar w:fldCharType="separate"/>
      </w:r>
      <w:r>
        <w:t>http://vietjack.com</w:t>
      </w:r>
      <w:r>
        <w:fldChar w:fldCharType="end"/>
      </w:r>
    </w:p>
    <w:p>
      <w:pPr>
        <w:spacing w:before="0" w:line="240" w:lineRule="auto"/>
        <w:ind w:firstLine="720"/>
        <w:jc w:val="left"/>
        <w:rPr>
          <w:rFonts w:eastAsia="Times New Roman" w:cstheme="minorBidi"/>
          <w:color w:val="auto"/>
          <w:szCs w:val="26"/>
          <w:lang w:val="fr-FR"/>
        </w:rPr>
      </w:pPr>
      <w:r>
        <w:rPr>
          <w:rFonts w:eastAsia="Times New Roman" w:cstheme="minorBidi"/>
          <w:b/>
          <w:color w:val="auto"/>
          <w:szCs w:val="26"/>
          <w:lang w:val="fr-FR"/>
        </w:rPr>
        <w:t>[6]</w:t>
      </w:r>
      <w:r>
        <w:rPr>
          <w:rFonts w:eastAsia="Times New Roman" w:cstheme="minorBidi"/>
          <w:color w:val="auto"/>
          <w:szCs w:val="26"/>
          <w:lang w:val="fr-FR"/>
        </w:rPr>
        <w:t xml:space="preserve"> Laravel Framework , </w:t>
      </w:r>
      <w:r>
        <w:fldChar w:fldCharType="begin"/>
      </w:r>
      <w:r>
        <w:instrText xml:space="preserve"> HYPERLINK "https://laravel.com/" </w:instrText>
      </w:r>
      <w:r>
        <w:fldChar w:fldCharType="separate"/>
      </w:r>
      <w:r>
        <w:rPr>
          <w:rStyle w:val="27"/>
          <w:rFonts w:eastAsia="Times New Roman" w:cstheme="minorBidi"/>
          <w:szCs w:val="26"/>
          <w:lang w:val="fr-FR"/>
        </w:rPr>
        <w:t>https://laravel.com/</w:t>
      </w:r>
      <w:r>
        <w:rPr>
          <w:rStyle w:val="27"/>
          <w:rFonts w:eastAsia="Times New Roman" w:cstheme="minorBidi"/>
          <w:szCs w:val="26"/>
          <w:lang w:val="fr-FR"/>
        </w:rPr>
        <w:fldChar w:fldCharType="end"/>
      </w:r>
    </w:p>
    <w:p>
      <w:pPr>
        <w:pStyle w:val="61"/>
        <w:spacing w:before="120" w:after="120" w:line="276" w:lineRule="auto"/>
        <w:ind w:left="720" w:firstLine="0"/>
        <w:jc w:val="both"/>
        <w:rPr>
          <w:lang w:val="fr-FR"/>
        </w:rPr>
      </w:pPr>
      <w:r>
        <w:rPr>
          <w:b/>
          <w:lang w:val="fr-FR"/>
        </w:rPr>
        <w:t xml:space="preserve">[7] </w:t>
      </w:r>
      <w:r>
        <w:rPr>
          <w:lang w:val="fr-FR"/>
        </w:rPr>
        <w:t xml:space="preserve">Jquery , </w:t>
      </w:r>
      <w:r>
        <w:fldChar w:fldCharType="begin"/>
      </w:r>
      <w:r>
        <w:instrText xml:space="preserve"> HYPERLINK "https://jquery.com/" </w:instrText>
      </w:r>
      <w:r>
        <w:fldChar w:fldCharType="separate"/>
      </w:r>
      <w:r>
        <w:rPr>
          <w:rStyle w:val="27"/>
          <w:lang w:val="fr-FR"/>
        </w:rPr>
        <w:t>https://jquery.com/</w:t>
      </w:r>
      <w:r>
        <w:rPr>
          <w:rStyle w:val="27"/>
          <w:lang w:val="fr-FR"/>
        </w:rPr>
        <w:fldChar w:fldCharType="end"/>
      </w:r>
    </w:p>
    <w:p>
      <w:pPr>
        <w:spacing w:before="0" w:line="240" w:lineRule="auto"/>
        <w:ind w:firstLine="720"/>
        <w:jc w:val="left"/>
        <w:rPr>
          <w:rFonts w:eastAsia="Times New Roman" w:cstheme="minorBidi"/>
          <w:color w:val="auto"/>
          <w:szCs w:val="26"/>
          <w:lang w:val="fr-FR"/>
        </w:rPr>
      </w:pPr>
      <w:r>
        <w:rPr>
          <w:rFonts w:eastAsia="Times New Roman" w:cstheme="minorBidi"/>
          <w:b/>
          <w:color w:val="auto"/>
          <w:szCs w:val="26"/>
          <w:lang w:val="fr-FR"/>
        </w:rPr>
        <w:t xml:space="preserve">[7] </w:t>
      </w:r>
      <w:r>
        <w:rPr>
          <w:rFonts w:eastAsia="Times New Roman" w:cstheme="minorBidi"/>
          <w:color w:val="auto"/>
          <w:szCs w:val="26"/>
          <w:lang w:val="fr-FR"/>
        </w:rPr>
        <w:t xml:space="preserve">Bootstrap , </w:t>
      </w:r>
      <w:r>
        <w:rPr>
          <w:rFonts w:eastAsia="Times New Roman" w:cstheme="minorBidi"/>
          <w:color w:val="auto"/>
          <w:szCs w:val="26"/>
          <w:lang w:val="fr-FR"/>
        </w:rPr>
        <w:fldChar w:fldCharType="begin"/>
      </w:r>
      <w:r>
        <w:rPr>
          <w:rFonts w:eastAsia="Times New Roman" w:cstheme="minorBidi"/>
          <w:color w:val="auto"/>
          <w:szCs w:val="26"/>
          <w:lang w:val="fr-FR"/>
        </w:rPr>
        <w:instrText xml:space="preserve"> HYPERLINK "https://getbootstrap.com/</w:instrText>
      </w:r>
    </w:p>
    <w:p>
      <w:pPr>
        <w:spacing w:before="0" w:line="240" w:lineRule="auto"/>
        <w:ind w:firstLine="720"/>
        <w:jc w:val="left"/>
        <w:rPr>
          <w:rStyle w:val="27"/>
          <w:rFonts w:eastAsia="Times New Roman" w:cstheme="minorBidi"/>
          <w:szCs w:val="26"/>
          <w:lang w:val="fr-FR"/>
        </w:rPr>
      </w:pPr>
      <w:r>
        <w:rPr>
          <w:rFonts w:eastAsia="Times New Roman" w:cstheme="minorBidi"/>
          <w:color w:val="auto"/>
          <w:szCs w:val="26"/>
          <w:lang w:val="fr-FR"/>
        </w:rPr>
        <w:instrText xml:space="preserve">" </w:instrText>
      </w:r>
      <w:r>
        <w:rPr>
          <w:rFonts w:eastAsia="Times New Roman" w:cstheme="minorBidi"/>
          <w:color w:val="auto"/>
          <w:szCs w:val="26"/>
          <w:lang w:val="fr-FR"/>
        </w:rPr>
        <w:fldChar w:fldCharType="separate"/>
      </w:r>
      <w:r>
        <w:rPr>
          <w:rStyle w:val="27"/>
          <w:rFonts w:eastAsia="Times New Roman" w:cstheme="minorBidi"/>
          <w:szCs w:val="26"/>
          <w:lang w:val="fr-FR"/>
        </w:rPr>
        <w:t>https://getbootstrap.com/</w:t>
      </w:r>
    </w:p>
    <w:p>
      <w:pPr>
        <w:pStyle w:val="61"/>
        <w:spacing w:before="120" w:after="120" w:line="276" w:lineRule="auto"/>
        <w:ind w:left="720" w:firstLine="0"/>
        <w:jc w:val="both"/>
        <w:rPr>
          <w:lang w:val="fr-FR"/>
        </w:rPr>
      </w:pPr>
      <w:r>
        <w:rPr>
          <w:lang w:val="fr-FR"/>
        </w:rPr>
        <w:fldChar w:fldCharType="end"/>
      </w:r>
    </w:p>
    <w:p>
      <w:pPr>
        <w:pStyle w:val="61"/>
        <w:spacing w:before="120" w:after="120" w:line="276" w:lineRule="auto"/>
        <w:ind w:left="720" w:firstLine="0"/>
        <w:jc w:val="both"/>
        <w:rPr>
          <w:lang w:val="fr-FR"/>
        </w:rPr>
      </w:pPr>
    </w:p>
    <w:p>
      <w:pPr>
        <w:pStyle w:val="61"/>
        <w:spacing w:before="120" w:after="120" w:line="276" w:lineRule="auto"/>
        <w:ind w:left="720" w:firstLine="0"/>
        <w:jc w:val="both"/>
        <w:rPr>
          <w:b/>
          <w:lang w:val="fr-FR"/>
        </w:rPr>
      </w:pPr>
    </w:p>
    <w:p>
      <w:pPr>
        <w:rPr>
          <w:lang w:eastAsia="zh-CN"/>
        </w:rPr>
      </w:pPr>
    </w:p>
    <w:p>
      <w:pPr>
        <w:rPr>
          <w:lang w:eastAsia="zh-CN"/>
        </w:rPr>
      </w:pPr>
    </w:p>
    <w:p>
      <w:pPr>
        <w:rPr>
          <w:lang w:eastAsia="zh-CN"/>
        </w:rPr>
      </w:pPr>
    </w:p>
    <w:p>
      <w:pPr>
        <w:rPr>
          <w:lang w:eastAsia="zh-CN"/>
        </w:rPr>
      </w:pPr>
    </w:p>
    <w:p>
      <w:pPr>
        <w:rPr>
          <w:lang w:eastAsia="zh-CN"/>
        </w:rPr>
      </w:pPr>
    </w:p>
    <w:sectPr>
      <w:headerReference r:id="rId5" w:type="default"/>
      <w:footerReference r:id="rId6" w:type="default"/>
      <w:pgSz w:w="11907" w:h="16840"/>
      <w:pgMar w:top="1701" w:right="1134" w:bottom="1701" w:left="1985" w:header="357" w:footer="142" w:gutter="0"/>
      <w:pgNumType w:start="1"/>
      <w:cols w:space="720"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qngh" w:date="2018-12-03T21:24:35Z" w:initials="h">
    <w:p w14:paraId="03EF068D">
      <w:pPr>
        <w:pStyle w:val="13"/>
        <w:rPr>
          <w:lang w:val="en-US"/>
        </w:rPr>
      </w:pPr>
      <w:r>
        <w:rPr>
          <w:lang w:val="en-US"/>
        </w:rPr>
        <w:t>Con laravel dau? Them 3.Laravel framework vai trang nua</w:t>
      </w:r>
      <w:bookmarkStart w:id="121" w:name="_GoBack"/>
      <w:bookmarkEnd w:id="121"/>
    </w:p>
  </w:comment>
  <w:comment w:id="1" w:author="hqngh" w:date="2018-12-03T21:21:07Z" w:initials="h">
    <w:p w14:paraId="41655D8A">
      <w:pPr>
        <w:pStyle w:val="13"/>
        <w:rPr>
          <w:lang w:val="en-US"/>
        </w:rPr>
      </w:pPr>
      <w:r>
        <w:rPr>
          <w:lang w:val="en-US"/>
        </w:rPr>
        <w:t>Phai in ra trong phan phu luc, khong de link hinh anh the nay nguoi doc khong the xem duoc, co the link source code san pham thoi</w:t>
      </w:r>
    </w:p>
  </w:comment>
  <w:comment w:id="2" w:author="hqngh" w:date="2018-12-03T21:22:40Z" w:initials="h">
    <w:p w14:paraId="013151FD">
      <w:pPr>
        <w:pStyle w:val="13"/>
        <w:rPr>
          <w:lang w:val="en-US"/>
        </w:rPr>
      </w:pPr>
      <w:r>
        <w:rPr>
          <w:lang w:val="en-US"/>
        </w:rPr>
        <w:t>Tat ca cac phan, chuong deu phai sang trang moi ctrl+enter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3EF068D" w15:done="0"/>
  <w15:commentEx w15:paraId="41655D8A" w15:done="0"/>
  <w15:commentEx w15:paraId="013151F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Sylfae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等线">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lfaen">
    <w:panose1 w:val="010A0502050306030303"/>
    <w:charset w:val="00"/>
    <w:family w:val="auto"/>
    <w:pitch w:val="default"/>
    <w:sig w:usb0="040006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top w:val="thickThinSmallGap" w:color="auto" w:sz="24" w:space="1"/>
      </w:pBdr>
      <w:spacing w:before="480"/>
      <w:rPr>
        <w:sz w:val="20"/>
        <w:szCs w:val="20"/>
      </w:rPr>
    </w:pPr>
    <w:r>
      <w:rPr>
        <w:sz w:val="20"/>
        <w:szCs w:val="20"/>
      </w:rPr>
      <w:t>Giảng viên: Huỳnh Quang Nghi</w:t>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118</w:t>
    </w:r>
    <w:r>
      <w:rPr>
        <w:sz w:val="20"/>
        <w:szCs w:val="20"/>
      </w:rPr>
      <w:fldChar w:fldCharType="end"/>
    </w:r>
    <w:r>
      <w:rPr>
        <w:sz w:val="20"/>
        <w:szCs w:val="20"/>
      </w:rPr>
      <w:tab/>
    </w:r>
    <w:r>
      <w:rPr>
        <w:sz w:val="20"/>
        <w:szCs w:val="20"/>
      </w:rPr>
      <w:t>Sinh viên: Lê Minh Luân</w:t>
    </w:r>
  </w:p>
  <w:p>
    <w:pPr>
      <w:pStyle w:val="14"/>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thinThickSmallGap" w:color="auto" w:sz="24" w:space="1"/>
      </w:pBdr>
      <w:rPr>
        <w:sz w:val="20"/>
        <w:szCs w:val="20"/>
      </w:rPr>
    </w:pPr>
    <w:r>
      <w:rPr>
        <w:sz w:val="20"/>
        <w:szCs w:val="20"/>
      </w:rPr>
      <w:t>Luận văn tốt nghiệp – Kỹ thuật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92A"/>
    <w:multiLevelType w:val="multilevel"/>
    <w:tmpl w:val="01EA292A"/>
    <w:lvl w:ilvl="0" w:tentative="0">
      <w:start w:val="13"/>
      <w:numFmt w:val="bullet"/>
      <w:pStyle w:val="59"/>
      <w:lvlText w:val="-"/>
      <w:lvlJc w:val="left"/>
      <w:pPr>
        <w:ind w:left="2007" w:hanging="360"/>
      </w:pPr>
      <w:rPr>
        <w:rFonts w:hint="default" w:ascii="Times New Roman" w:hAnsi="Times New Roman" w:eastAsia="Times New Roman" w:cs="Times New Roman"/>
      </w:rPr>
    </w:lvl>
    <w:lvl w:ilvl="1" w:tentative="0">
      <w:start w:val="1"/>
      <w:numFmt w:val="bullet"/>
      <w:lvlText w:val="o"/>
      <w:lvlJc w:val="left"/>
      <w:pPr>
        <w:ind w:left="2727" w:hanging="360"/>
      </w:pPr>
      <w:rPr>
        <w:rFonts w:hint="default" w:ascii="Courier New" w:hAnsi="Courier New" w:cs="Courier New"/>
      </w:rPr>
    </w:lvl>
    <w:lvl w:ilvl="2" w:tentative="0">
      <w:start w:val="1"/>
      <w:numFmt w:val="bullet"/>
      <w:lvlText w:val=""/>
      <w:lvlJc w:val="left"/>
      <w:pPr>
        <w:ind w:left="3447" w:hanging="360"/>
      </w:pPr>
      <w:rPr>
        <w:rFonts w:hint="default" w:ascii="Wingdings" w:hAnsi="Wingdings"/>
      </w:rPr>
    </w:lvl>
    <w:lvl w:ilvl="3" w:tentative="0">
      <w:start w:val="1"/>
      <w:numFmt w:val="bullet"/>
      <w:lvlText w:val=""/>
      <w:lvlJc w:val="left"/>
      <w:pPr>
        <w:ind w:left="4167" w:hanging="360"/>
      </w:pPr>
      <w:rPr>
        <w:rFonts w:hint="default" w:ascii="Symbol" w:hAnsi="Symbol"/>
      </w:rPr>
    </w:lvl>
    <w:lvl w:ilvl="4" w:tentative="0">
      <w:start w:val="1"/>
      <w:numFmt w:val="bullet"/>
      <w:lvlText w:val="o"/>
      <w:lvlJc w:val="left"/>
      <w:pPr>
        <w:ind w:left="4887" w:hanging="360"/>
      </w:pPr>
      <w:rPr>
        <w:rFonts w:hint="default" w:ascii="Courier New" w:hAnsi="Courier New" w:cs="Courier New"/>
      </w:rPr>
    </w:lvl>
    <w:lvl w:ilvl="5" w:tentative="0">
      <w:start w:val="1"/>
      <w:numFmt w:val="bullet"/>
      <w:lvlText w:val=""/>
      <w:lvlJc w:val="left"/>
      <w:pPr>
        <w:ind w:left="5607" w:hanging="360"/>
      </w:pPr>
      <w:rPr>
        <w:rFonts w:hint="default" w:ascii="Wingdings" w:hAnsi="Wingdings"/>
      </w:rPr>
    </w:lvl>
    <w:lvl w:ilvl="6" w:tentative="0">
      <w:start w:val="1"/>
      <w:numFmt w:val="bullet"/>
      <w:lvlText w:val=""/>
      <w:lvlJc w:val="left"/>
      <w:pPr>
        <w:ind w:left="6327" w:hanging="360"/>
      </w:pPr>
      <w:rPr>
        <w:rFonts w:hint="default" w:ascii="Symbol" w:hAnsi="Symbol"/>
      </w:rPr>
    </w:lvl>
    <w:lvl w:ilvl="7" w:tentative="0">
      <w:start w:val="1"/>
      <w:numFmt w:val="bullet"/>
      <w:lvlText w:val="o"/>
      <w:lvlJc w:val="left"/>
      <w:pPr>
        <w:ind w:left="7047" w:hanging="360"/>
      </w:pPr>
      <w:rPr>
        <w:rFonts w:hint="default" w:ascii="Courier New" w:hAnsi="Courier New" w:cs="Courier New"/>
      </w:rPr>
    </w:lvl>
    <w:lvl w:ilvl="8" w:tentative="0">
      <w:start w:val="1"/>
      <w:numFmt w:val="bullet"/>
      <w:lvlText w:val=""/>
      <w:lvlJc w:val="left"/>
      <w:pPr>
        <w:ind w:left="7767" w:hanging="360"/>
      </w:pPr>
      <w:rPr>
        <w:rFonts w:hint="default" w:ascii="Wingdings" w:hAnsi="Wingdings"/>
      </w:rPr>
    </w:lvl>
  </w:abstractNum>
  <w:abstractNum w:abstractNumId="1">
    <w:nsid w:val="100B323F"/>
    <w:multiLevelType w:val="multilevel"/>
    <w:tmpl w:val="100B32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2BA1DED"/>
    <w:multiLevelType w:val="multilevel"/>
    <w:tmpl w:val="12BA1DED"/>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3">
    <w:nsid w:val="134501C9"/>
    <w:multiLevelType w:val="multilevel"/>
    <w:tmpl w:val="134501C9"/>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41F14A2"/>
    <w:multiLevelType w:val="multilevel"/>
    <w:tmpl w:val="141F14A2"/>
    <w:lvl w:ilvl="0" w:tentative="0">
      <w:start w:val="1"/>
      <w:numFmt w:val="decimal"/>
      <w:lvlText w:val="%1."/>
      <w:lvlJc w:val="left"/>
      <w:pPr>
        <w:ind w:left="296" w:hanging="360"/>
      </w:pPr>
      <w:rPr>
        <w:rFonts w:hint="default"/>
      </w:rPr>
    </w:lvl>
    <w:lvl w:ilvl="1" w:tentative="0">
      <w:start w:val="1"/>
      <w:numFmt w:val="lowerLetter"/>
      <w:lvlText w:val="%2."/>
      <w:lvlJc w:val="left"/>
      <w:pPr>
        <w:ind w:left="1016" w:hanging="360"/>
      </w:pPr>
    </w:lvl>
    <w:lvl w:ilvl="2" w:tentative="0">
      <w:start w:val="1"/>
      <w:numFmt w:val="lowerRoman"/>
      <w:lvlText w:val="%3."/>
      <w:lvlJc w:val="right"/>
      <w:pPr>
        <w:ind w:left="1736" w:hanging="180"/>
      </w:pPr>
    </w:lvl>
    <w:lvl w:ilvl="3" w:tentative="0">
      <w:start w:val="1"/>
      <w:numFmt w:val="decimal"/>
      <w:lvlText w:val="%4."/>
      <w:lvlJc w:val="left"/>
      <w:pPr>
        <w:ind w:left="2456" w:hanging="360"/>
      </w:pPr>
    </w:lvl>
    <w:lvl w:ilvl="4" w:tentative="0">
      <w:start w:val="1"/>
      <w:numFmt w:val="lowerLetter"/>
      <w:lvlText w:val="%5."/>
      <w:lvlJc w:val="left"/>
      <w:pPr>
        <w:ind w:left="3176" w:hanging="360"/>
      </w:pPr>
    </w:lvl>
    <w:lvl w:ilvl="5" w:tentative="0">
      <w:start w:val="1"/>
      <w:numFmt w:val="lowerRoman"/>
      <w:lvlText w:val="%6."/>
      <w:lvlJc w:val="right"/>
      <w:pPr>
        <w:ind w:left="3896" w:hanging="180"/>
      </w:pPr>
    </w:lvl>
    <w:lvl w:ilvl="6" w:tentative="0">
      <w:start w:val="1"/>
      <w:numFmt w:val="decimal"/>
      <w:lvlText w:val="%7."/>
      <w:lvlJc w:val="left"/>
      <w:pPr>
        <w:ind w:left="4616" w:hanging="360"/>
      </w:pPr>
    </w:lvl>
    <w:lvl w:ilvl="7" w:tentative="0">
      <w:start w:val="1"/>
      <w:numFmt w:val="lowerLetter"/>
      <w:lvlText w:val="%8."/>
      <w:lvlJc w:val="left"/>
      <w:pPr>
        <w:ind w:left="5336" w:hanging="360"/>
      </w:pPr>
    </w:lvl>
    <w:lvl w:ilvl="8" w:tentative="0">
      <w:start w:val="1"/>
      <w:numFmt w:val="lowerRoman"/>
      <w:lvlText w:val="%9."/>
      <w:lvlJc w:val="right"/>
      <w:pPr>
        <w:ind w:left="6056" w:hanging="180"/>
      </w:pPr>
    </w:lvl>
  </w:abstractNum>
  <w:abstractNum w:abstractNumId="5">
    <w:nsid w:val="1F647F3E"/>
    <w:multiLevelType w:val="multilevel"/>
    <w:tmpl w:val="1F647F3E"/>
    <w:lvl w:ilvl="0" w:tentative="0">
      <w:start w:val="2"/>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39671E8"/>
    <w:multiLevelType w:val="multilevel"/>
    <w:tmpl w:val="239671E8"/>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75A5ABC"/>
    <w:multiLevelType w:val="multilevel"/>
    <w:tmpl w:val="275A5ABC"/>
    <w:lvl w:ilvl="0" w:tentative="0">
      <w:start w:val="0"/>
      <w:numFmt w:val="bullet"/>
      <w:lvlText w:val="-"/>
      <w:lvlJc w:val="left"/>
      <w:pPr>
        <w:ind w:left="1287" w:hanging="360"/>
      </w:pPr>
      <w:rPr>
        <w:rFonts w:hint="default" w:ascii="Times New Roman" w:hAnsi="Times New Roman" w:eastAsia="Times New Roman" w:cs="Times New Roman"/>
      </w:rPr>
    </w:lvl>
    <w:lvl w:ilvl="1" w:tentative="0">
      <w:start w:val="1"/>
      <w:numFmt w:val="bullet"/>
      <w:lvlText w:val="+"/>
      <w:lvlJc w:val="left"/>
      <w:pPr>
        <w:ind w:left="2007" w:hanging="360"/>
      </w:pPr>
      <w:rPr>
        <w:rFonts w:hint="default" w:ascii="Courier New" w:hAnsi="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27AF2F94"/>
    <w:multiLevelType w:val="multilevel"/>
    <w:tmpl w:val="27AF2F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D3213E3"/>
    <w:multiLevelType w:val="multilevel"/>
    <w:tmpl w:val="2D3213E3"/>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0">
    <w:nsid w:val="2E03677B"/>
    <w:multiLevelType w:val="multilevel"/>
    <w:tmpl w:val="2E03677B"/>
    <w:lvl w:ilvl="0" w:tentative="0">
      <w:start w:val="1"/>
      <w:numFmt w:val="none"/>
      <w:pStyle w:val="2"/>
      <w:lvlText w:val="%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1">
    <w:nsid w:val="2F6205A1"/>
    <w:multiLevelType w:val="multilevel"/>
    <w:tmpl w:val="2F6205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0AA3798"/>
    <w:multiLevelType w:val="multilevel"/>
    <w:tmpl w:val="30AA37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1A240AC"/>
    <w:multiLevelType w:val="multilevel"/>
    <w:tmpl w:val="31A240AC"/>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4">
    <w:nsid w:val="3416777A"/>
    <w:multiLevelType w:val="multilevel"/>
    <w:tmpl w:val="341677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6534062"/>
    <w:multiLevelType w:val="multilevel"/>
    <w:tmpl w:val="36534062"/>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6">
    <w:nsid w:val="366749B5"/>
    <w:multiLevelType w:val="multilevel"/>
    <w:tmpl w:val="366749B5"/>
    <w:lvl w:ilvl="0" w:tentative="0">
      <w:start w:val="1"/>
      <w:numFmt w:val="decimal"/>
      <w:lvlText w:val="%1"/>
      <w:lvlJc w:val="left"/>
      <w:pPr>
        <w:ind w:left="432" w:hanging="432"/>
      </w:pPr>
      <w:rPr>
        <w:rFonts w:hint="default"/>
        <w:color w:val="auto"/>
        <w:u w:color="2E75B5" w:themeColor="accent1" w:themeShade="BF"/>
      </w:rPr>
    </w:lvl>
    <w:lvl w:ilvl="1" w:tentative="0">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7">
    <w:nsid w:val="3B32321E"/>
    <w:multiLevelType w:val="multilevel"/>
    <w:tmpl w:val="3B32321E"/>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8">
    <w:nsid w:val="42B71751"/>
    <w:multiLevelType w:val="multilevel"/>
    <w:tmpl w:val="42B71751"/>
    <w:lvl w:ilvl="0" w:tentative="0">
      <w:start w:val="1"/>
      <w:numFmt w:val="bullet"/>
      <w:lvlText w:val="+"/>
      <w:lvlJc w:val="left"/>
      <w:pPr>
        <w:ind w:left="720" w:hanging="360"/>
      </w:pPr>
      <w:rPr>
        <w:rFonts w:hint="default" w:ascii="Courier New" w:hAnsi="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99109E8"/>
    <w:multiLevelType w:val="multilevel"/>
    <w:tmpl w:val="499109E8"/>
    <w:lvl w:ilvl="0" w:tentative="0">
      <w:start w:val="0"/>
      <w:numFmt w:val="bullet"/>
      <w:lvlText w:val=""/>
      <w:lvlJc w:val="left"/>
      <w:pPr>
        <w:ind w:left="1069" w:hanging="360"/>
      </w:pPr>
      <w:rPr>
        <w:rFonts w:hint="default" w:ascii="Wingdings" w:hAnsi="Wingdings" w:eastAsia="Times New Roman" w:cs="Times New Roman"/>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20">
    <w:nsid w:val="4ADA5116"/>
    <w:multiLevelType w:val="multilevel"/>
    <w:tmpl w:val="4ADA5116"/>
    <w:lvl w:ilvl="0" w:tentative="0">
      <w:start w:val="0"/>
      <w:numFmt w:val="bullet"/>
      <w:lvlText w:val="-"/>
      <w:lvlJc w:val="left"/>
      <w:pPr>
        <w:ind w:left="1287" w:hanging="360"/>
      </w:pPr>
      <w:rPr>
        <w:rFonts w:hint="default" w:ascii="Times New Roman" w:hAnsi="Times New Roman" w:eastAsia="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1">
    <w:nsid w:val="4B356E06"/>
    <w:multiLevelType w:val="multilevel"/>
    <w:tmpl w:val="4B356E0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BF53AD8"/>
    <w:multiLevelType w:val="multilevel"/>
    <w:tmpl w:val="4BF53AD8"/>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CC720D8"/>
    <w:multiLevelType w:val="multilevel"/>
    <w:tmpl w:val="4CC720D8"/>
    <w:lvl w:ilvl="0" w:tentative="0">
      <w:start w:val="2"/>
      <w:numFmt w:val="bullet"/>
      <w:lvlText w:val="-"/>
      <w:lvlJc w:val="left"/>
      <w:pPr>
        <w:ind w:left="1287" w:hanging="360"/>
      </w:pPr>
      <w:rPr>
        <w:rFonts w:hint="default" w:ascii="Arial" w:hAnsi="Arial" w:eastAsia="Times New Roman" w:cs="Aria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4">
    <w:nsid w:val="4CFD394F"/>
    <w:multiLevelType w:val="multilevel"/>
    <w:tmpl w:val="4CFD394F"/>
    <w:lvl w:ilvl="0" w:tentative="0">
      <w:start w:val="2"/>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2C51A9E"/>
    <w:multiLevelType w:val="multilevel"/>
    <w:tmpl w:val="52C51A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6C20685"/>
    <w:multiLevelType w:val="multilevel"/>
    <w:tmpl w:val="56C206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8C124A5"/>
    <w:multiLevelType w:val="multilevel"/>
    <w:tmpl w:val="58C124A5"/>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9">
    <w:nsid w:val="5B784C4E"/>
    <w:multiLevelType w:val="multilevel"/>
    <w:tmpl w:val="5B784C4E"/>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5D706C14"/>
    <w:multiLevelType w:val="multilevel"/>
    <w:tmpl w:val="5D706C14"/>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1">
    <w:nsid w:val="643E7BA2"/>
    <w:multiLevelType w:val="multilevel"/>
    <w:tmpl w:val="643E7BA2"/>
    <w:lvl w:ilvl="0" w:tentative="0">
      <w:start w:val="2"/>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9192AA0"/>
    <w:multiLevelType w:val="multilevel"/>
    <w:tmpl w:val="69192AA0"/>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3">
    <w:nsid w:val="6A337E53"/>
    <w:multiLevelType w:val="multilevel"/>
    <w:tmpl w:val="6A337E5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6B9463AB"/>
    <w:multiLevelType w:val="multilevel"/>
    <w:tmpl w:val="6B9463A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35">
    <w:nsid w:val="6D6E6E2A"/>
    <w:multiLevelType w:val="multilevel"/>
    <w:tmpl w:val="6D6E6E2A"/>
    <w:lvl w:ilvl="0" w:tentative="0">
      <w:start w:val="0"/>
      <w:numFmt w:val="bullet"/>
      <w:lvlText w:val="-"/>
      <w:lvlJc w:val="left"/>
      <w:pPr>
        <w:ind w:left="1287" w:hanging="360"/>
      </w:pPr>
      <w:rPr>
        <w:rFonts w:hint="default" w:ascii="Arial" w:hAnsi="Arial" w:cs="Arial" w:eastAsiaTheme="minorHAnsi"/>
      </w:rPr>
    </w:lvl>
    <w:lvl w:ilvl="1" w:tentative="0">
      <w:start w:val="0"/>
      <w:numFmt w:val="bullet"/>
      <w:lvlText w:val="-"/>
      <w:lvlJc w:val="left"/>
      <w:pPr>
        <w:ind w:left="2007" w:hanging="360"/>
      </w:pPr>
      <w:rPr>
        <w:rFonts w:hint="default" w:ascii="Times New Roman" w:hAnsi="Times New Roman" w:eastAsia="Times New Roman" w:cs="Times New Roman"/>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6">
    <w:nsid w:val="6DD306DB"/>
    <w:multiLevelType w:val="multilevel"/>
    <w:tmpl w:val="6DD306DB"/>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0F83133"/>
    <w:multiLevelType w:val="multilevel"/>
    <w:tmpl w:val="70F8313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8">
    <w:nsid w:val="716453D2"/>
    <w:multiLevelType w:val="multilevel"/>
    <w:tmpl w:val="716453D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723D4E8E"/>
    <w:multiLevelType w:val="multilevel"/>
    <w:tmpl w:val="723D4E8E"/>
    <w:lvl w:ilvl="0" w:tentative="0">
      <w:start w:val="1"/>
      <w:numFmt w:val="bullet"/>
      <w:lvlText w:val="+"/>
      <w:lvlJc w:val="left"/>
      <w:pPr>
        <w:ind w:left="1429" w:hanging="360"/>
      </w:pPr>
      <w:rPr>
        <w:rFonts w:hint="default" w:ascii="Courier New" w:hAnsi="Courier New"/>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0">
    <w:nsid w:val="770420D2"/>
    <w:multiLevelType w:val="multilevel"/>
    <w:tmpl w:val="770420D2"/>
    <w:lvl w:ilvl="0" w:tentative="0">
      <w:start w:val="1"/>
      <w:numFmt w:val="bullet"/>
      <w:lvlText w:val="-"/>
      <w:lvlJc w:val="left"/>
      <w:pPr>
        <w:ind w:left="1287" w:hanging="360"/>
      </w:pPr>
      <w:rPr>
        <w:rFonts w:hint="default" w:ascii="Times New Roman" w:hAnsi="Times New Roman" w:eastAsia="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1">
    <w:nsid w:val="79CF510E"/>
    <w:multiLevelType w:val="multilevel"/>
    <w:tmpl w:val="79CF510E"/>
    <w:lvl w:ilvl="0" w:tentative="0">
      <w:start w:val="1"/>
      <w:numFmt w:val="bullet"/>
      <w:lvlText w:val=""/>
      <w:lvlJc w:val="left"/>
      <w:pPr>
        <w:ind w:left="1287" w:hanging="360"/>
      </w:pPr>
      <w:rPr>
        <w:rFonts w:hint="default" w:ascii="Wingdings" w:hAnsi="Wingdings"/>
      </w:rPr>
    </w:lvl>
    <w:lvl w:ilvl="1" w:tentative="0">
      <w:start w:val="0"/>
      <w:numFmt w:val="bullet"/>
      <w:lvlText w:val="-"/>
      <w:lvlJc w:val="left"/>
      <w:pPr>
        <w:ind w:left="2007" w:hanging="360"/>
      </w:pPr>
      <w:rPr>
        <w:rFonts w:hint="default" w:ascii="Times New Roman" w:hAnsi="Times New Roman" w:eastAsia="Calibri" w:cs="Times New Roman"/>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2">
    <w:nsid w:val="7A1C4846"/>
    <w:multiLevelType w:val="multilevel"/>
    <w:tmpl w:val="7A1C484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7D3D699C"/>
    <w:multiLevelType w:val="multilevel"/>
    <w:tmpl w:val="7D3D69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6"/>
  </w:num>
  <w:num w:numId="3">
    <w:abstractNumId w:val="0"/>
  </w:num>
  <w:num w:numId="4">
    <w:abstractNumId w:val="41"/>
  </w:num>
  <w:num w:numId="5">
    <w:abstractNumId w:val="35"/>
  </w:num>
  <w:num w:numId="6">
    <w:abstractNumId w:val="20"/>
  </w:num>
  <w:num w:numId="7">
    <w:abstractNumId w:val="28"/>
  </w:num>
  <w:num w:numId="8">
    <w:abstractNumId w:val="13"/>
  </w:num>
  <w:num w:numId="9">
    <w:abstractNumId w:val="40"/>
  </w:num>
  <w:num w:numId="10">
    <w:abstractNumId w:val="9"/>
  </w:num>
  <w:num w:numId="11">
    <w:abstractNumId w:val="30"/>
  </w:num>
  <w:num w:numId="12">
    <w:abstractNumId w:val="32"/>
  </w:num>
  <w:num w:numId="13">
    <w:abstractNumId w:val="17"/>
  </w:num>
  <w:num w:numId="14">
    <w:abstractNumId w:val="7"/>
  </w:num>
  <w:num w:numId="15">
    <w:abstractNumId w:val="43"/>
  </w:num>
  <w:num w:numId="16">
    <w:abstractNumId w:val="33"/>
  </w:num>
  <w:num w:numId="17">
    <w:abstractNumId w:val="37"/>
  </w:num>
  <w:num w:numId="18">
    <w:abstractNumId w:val="5"/>
  </w:num>
  <w:num w:numId="19">
    <w:abstractNumId w:val="24"/>
  </w:num>
  <w:num w:numId="20">
    <w:abstractNumId w:val="29"/>
  </w:num>
  <w:num w:numId="21">
    <w:abstractNumId w:val="4"/>
  </w:num>
  <w:num w:numId="22">
    <w:abstractNumId w:val="31"/>
  </w:num>
  <w:num w:numId="23">
    <w:abstractNumId w:val="14"/>
  </w:num>
  <w:num w:numId="24">
    <w:abstractNumId w:val="3"/>
  </w:num>
  <w:num w:numId="25">
    <w:abstractNumId w:val="36"/>
  </w:num>
  <w:num w:numId="26">
    <w:abstractNumId w:val="42"/>
  </w:num>
  <w:num w:numId="27">
    <w:abstractNumId w:val="22"/>
  </w:num>
  <w:num w:numId="28">
    <w:abstractNumId w:val="21"/>
  </w:num>
  <w:num w:numId="29">
    <w:abstractNumId w:val="8"/>
  </w:num>
  <w:num w:numId="30">
    <w:abstractNumId w:val="23"/>
  </w:num>
  <w:num w:numId="31">
    <w:abstractNumId w:val="6"/>
  </w:num>
  <w:num w:numId="32">
    <w:abstractNumId w:val="19"/>
  </w:num>
  <w:num w:numId="33">
    <w:abstractNumId w:val="18"/>
  </w:num>
  <w:num w:numId="34">
    <w:abstractNumId w:val="26"/>
  </w:num>
  <w:num w:numId="35">
    <w:abstractNumId w:val="27"/>
  </w:num>
  <w:num w:numId="36">
    <w:abstractNumId w:val="34"/>
  </w:num>
  <w:num w:numId="37">
    <w:abstractNumId w:val="39"/>
  </w:num>
  <w:num w:numId="38">
    <w:abstractNumId w:val="11"/>
  </w:num>
  <w:num w:numId="39">
    <w:abstractNumId w:val="12"/>
  </w:num>
  <w:num w:numId="40">
    <w:abstractNumId w:val="1"/>
  </w:num>
  <w:num w:numId="41">
    <w:abstractNumId w:val="2"/>
  </w:num>
  <w:num w:numId="42">
    <w:abstractNumId w:val="38"/>
  </w:num>
  <w:num w:numId="43">
    <w:abstractNumId w:val="15"/>
  </w:num>
  <w:num w:numId="44">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qngh">
    <w15:presenceInfo w15:providerId="None" w15:userId="hqn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trackRevision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A1F"/>
    <w:rsid w:val="00004B73"/>
    <w:rsid w:val="000067C0"/>
    <w:rsid w:val="00007A3E"/>
    <w:rsid w:val="00010062"/>
    <w:rsid w:val="00010FFA"/>
    <w:rsid w:val="0001112F"/>
    <w:rsid w:val="00014895"/>
    <w:rsid w:val="00027FAE"/>
    <w:rsid w:val="00032B9E"/>
    <w:rsid w:val="00041168"/>
    <w:rsid w:val="00046CAB"/>
    <w:rsid w:val="000514DE"/>
    <w:rsid w:val="00056A16"/>
    <w:rsid w:val="00067AD8"/>
    <w:rsid w:val="00067F5A"/>
    <w:rsid w:val="00070B7C"/>
    <w:rsid w:val="00070BCA"/>
    <w:rsid w:val="00073879"/>
    <w:rsid w:val="00073A7A"/>
    <w:rsid w:val="000741A6"/>
    <w:rsid w:val="00082060"/>
    <w:rsid w:val="0008671C"/>
    <w:rsid w:val="00090677"/>
    <w:rsid w:val="00094C2C"/>
    <w:rsid w:val="000A3E25"/>
    <w:rsid w:val="000B2282"/>
    <w:rsid w:val="000B25D6"/>
    <w:rsid w:val="000C403F"/>
    <w:rsid w:val="000D3867"/>
    <w:rsid w:val="000D52AE"/>
    <w:rsid w:val="000E7317"/>
    <w:rsid w:val="000E77E1"/>
    <w:rsid w:val="000F208B"/>
    <w:rsid w:val="000F397A"/>
    <w:rsid w:val="00102D7B"/>
    <w:rsid w:val="00106EC7"/>
    <w:rsid w:val="0010702E"/>
    <w:rsid w:val="001110AE"/>
    <w:rsid w:val="0011215D"/>
    <w:rsid w:val="00112588"/>
    <w:rsid w:val="001177C8"/>
    <w:rsid w:val="0012076F"/>
    <w:rsid w:val="001207BD"/>
    <w:rsid w:val="00124324"/>
    <w:rsid w:val="00124877"/>
    <w:rsid w:val="0012645F"/>
    <w:rsid w:val="0013487B"/>
    <w:rsid w:val="00140EE1"/>
    <w:rsid w:val="00145626"/>
    <w:rsid w:val="00157C51"/>
    <w:rsid w:val="0017401B"/>
    <w:rsid w:val="00191D92"/>
    <w:rsid w:val="001A1944"/>
    <w:rsid w:val="001A5ACE"/>
    <w:rsid w:val="001B01C6"/>
    <w:rsid w:val="001B2C51"/>
    <w:rsid w:val="001B42CC"/>
    <w:rsid w:val="001B5088"/>
    <w:rsid w:val="001B5A24"/>
    <w:rsid w:val="001B643C"/>
    <w:rsid w:val="001B6F87"/>
    <w:rsid w:val="001C3334"/>
    <w:rsid w:val="001C4CC3"/>
    <w:rsid w:val="001D2C6A"/>
    <w:rsid w:val="001D5964"/>
    <w:rsid w:val="001D5BB0"/>
    <w:rsid w:val="001E040A"/>
    <w:rsid w:val="001E213A"/>
    <w:rsid w:val="001F1184"/>
    <w:rsid w:val="001F2E01"/>
    <w:rsid w:val="001F3AD0"/>
    <w:rsid w:val="001F68A7"/>
    <w:rsid w:val="00200649"/>
    <w:rsid w:val="00202A49"/>
    <w:rsid w:val="00202ED4"/>
    <w:rsid w:val="002040FF"/>
    <w:rsid w:val="00211BD8"/>
    <w:rsid w:val="0022129F"/>
    <w:rsid w:val="00226B49"/>
    <w:rsid w:val="00227D29"/>
    <w:rsid w:val="00231331"/>
    <w:rsid w:val="00236533"/>
    <w:rsid w:val="00240941"/>
    <w:rsid w:val="00240DF8"/>
    <w:rsid w:val="00242C61"/>
    <w:rsid w:val="002523FD"/>
    <w:rsid w:val="00252806"/>
    <w:rsid w:val="00257D1D"/>
    <w:rsid w:val="00263DD7"/>
    <w:rsid w:val="0027144E"/>
    <w:rsid w:val="0027192E"/>
    <w:rsid w:val="0027415B"/>
    <w:rsid w:val="00274818"/>
    <w:rsid w:val="00290B92"/>
    <w:rsid w:val="00293D57"/>
    <w:rsid w:val="00297EED"/>
    <w:rsid w:val="002A342A"/>
    <w:rsid w:val="002A362A"/>
    <w:rsid w:val="002A46B9"/>
    <w:rsid w:val="002B7F86"/>
    <w:rsid w:val="002D07C2"/>
    <w:rsid w:val="002E3568"/>
    <w:rsid w:val="002E508E"/>
    <w:rsid w:val="002F40F9"/>
    <w:rsid w:val="00303A4A"/>
    <w:rsid w:val="00311408"/>
    <w:rsid w:val="0031218E"/>
    <w:rsid w:val="003139AA"/>
    <w:rsid w:val="003166D1"/>
    <w:rsid w:val="00324A3A"/>
    <w:rsid w:val="00326B50"/>
    <w:rsid w:val="00330242"/>
    <w:rsid w:val="00331515"/>
    <w:rsid w:val="003360CC"/>
    <w:rsid w:val="00341E03"/>
    <w:rsid w:val="00342755"/>
    <w:rsid w:val="00343C7E"/>
    <w:rsid w:val="003454CA"/>
    <w:rsid w:val="00345D95"/>
    <w:rsid w:val="003511BF"/>
    <w:rsid w:val="00353E67"/>
    <w:rsid w:val="00354340"/>
    <w:rsid w:val="00355593"/>
    <w:rsid w:val="00356926"/>
    <w:rsid w:val="00364824"/>
    <w:rsid w:val="003662E5"/>
    <w:rsid w:val="00373D34"/>
    <w:rsid w:val="0038230C"/>
    <w:rsid w:val="0038544C"/>
    <w:rsid w:val="00387C7B"/>
    <w:rsid w:val="00390B4E"/>
    <w:rsid w:val="003959CC"/>
    <w:rsid w:val="003A39FC"/>
    <w:rsid w:val="003B2791"/>
    <w:rsid w:val="003B63C4"/>
    <w:rsid w:val="003C2762"/>
    <w:rsid w:val="003C3DA1"/>
    <w:rsid w:val="003D29CF"/>
    <w:rsid w:val="003D2CCD"/>
    <w:rsid w:val="003D3323"/>
    <w:rsid w:val="003D4B5A"/>
    <w:rsid w:val="003D700C"/>
    <w:rsid w:val="003E5A9E"/>
    <w:rsid w:val="003F21B3"/>
    <w:rsid w:val="003F71A0"/>
    <w:rsid w:val="003F7E95"/>
    <w:rsid w:val="0040151E"/>
    <w:rsid w:val="00403BF3"/>
    <w:rsid w:val="004074D3"/>
    <w:rsid w:val="0040752A"/>
    <w:rsid w:val="004216E1"/>
    <w:rsid w:val="00423AA6"/>
    <w:rsid w:val="00431742"/>
    <w:rsid w:val="0043504E"/>
    <w:rsid w:val="00435984"/>
    <w:rsid w:val="00446B50"/>
    <w:rsid w:val="00446EA8"/>
    <w:rsid w:val="00447294"/>
    <w:rsid w:val="004566FA"/>
    <w:rsid w:val="0045681D"/>
    <w:rsid w:val="004573DD"/>
    <w:rsid w:val="00461E6C"/>
    <w:rsid w:val="00464532"/>
    <w:rsid w:val="00471D1C"/>
    <w:rsid w:val="00481D0F"/>
    <w:rsid w:val="004841C0"/>
    <w:rsid w:val="004938A3"/>
    <w:rsid w:val="00496D6B"/>
    <w:rsid w:val="004A207D"/>
    <w:rsid w:val="004A49FD"/>
    <w:rsid w:val="004B6881"/>
    <w:rsid w:val="004B787A"/>
    <w:rsid w:val="004C073A"/>
    <w:rsid w:val="004C3343"/>
    <w:rsid w:val="004D2849"/>
    <w:rsid w:val="004D3797"/>
    <w:rsid w:val="004D7E42"/>
    <w:rsid w:val="004E0BA4"/>
    <w:rsid w:val="004E244C"/>
    <w:rsid w:val="00500882"/>
    <w:rsid w:val="00502595"/>
    <w:rsid w:val="00505269"/>
    <w:rsid w:val="00521DDE"/>
    <w:rsid w:val="0052310B"/>
    <w:rsid w:val="0052776C"/>
    <w:rsid w:val="005317A9"/>
    <w:rsid w:val="0053436C"/>
    <w:rsid w:val="005343D3"/>
    <w:rsid w:val="0053554C"/>
    <w:rsid w:val="00535B04"/>
    <w:rsid w:val="00536D46"/>
    <w:rsid w:val="00542C4C"/>
    <w:rsid w:val="00542ECC"/>
    <w:rsid w:val="005434B8"/>
    <w:rsid w:val="00544A30"/>
    <w:rsid w:val="00547123"/>
    <w:rsid w:val="0055770C"/>
    <w:rsid w:val="00561675"/>
    <w:rsid w:val="005621FD"/>
    <w:rsid w:val="0056318B"/>
    <w:rsid w:val="00563F73"/>
    <w:rsid w:val="005640F9"/>
    <w:rsid w:val="00567626"/>
    <w:rsid w:val="00567AE3"/>
    <w:rsid w:val="005707D7"/>
    <w:rsid w:val="005733B9"/>
    <w:rsid w:val="005800CD"/>
    <w:rsid w:val="005822CE"/>
    <w:rsid w:val="00582DAD"/>
    <w:rsid w:val="005843AA"/>
    <w:rsid w:val="005A3AD4"/>
    <w:rsid w:val="005A475C"/>
    <w:rsid w:val="005A6077"/>
    <w:rsid w:val="005A6F47"/>
    <w:rsid w:val="005A70DA"/>
    <w:rsid w:val="005B029E"/>
    <w:rsid w:val="005B1575"/>
    <w:rsid w:val="005B20DB"/>
    <w:rsid w:val="005B5ECB"/>
    <w:rsid w:val="005C356F"/>
    <w:rsid w:val="005C39AA"/>
    <w:rsid w:val="005C5665"/>
    <w:rsid w:val="005C7B0A"/>
    <w:rsid w:val="005D458C"/>
    <w:rsid w:val="005D5FC9"/>
    <w:rsid w:val="005E33A0"/>
    <w:rsid w:val="005E4053"/>
    <w:rsid w:val="005E5F49"/>
    <w:rsid w:val="005E793D"/>
    <w:rsid w:val="005F2E80"/>
    <w:rsid w:val="005F38C2"/>
    <w:rsid w:val="005F7CD2"/>
    <w:rsid w:val="00601EE9"/>
    <w:rsid w:val="00605A6F"/>
    <w:rsid w:val="00606ADC"/>
    <w:rsid w:val="00615CD3"/>
    <w:rsid w:val="00617162"/>
    <w:rsid w:val="006268C7"/>
    <w:rsid w:val="00642582"/>
    <w:rsid w:val="00646798"/>
    <w:rsid w:val="00647BDA"/>
    <w:rsid w:val="006504B1"/>
    <w:rsid w:val="00653273"/>
    <w:rsid w:val="00653709"/>
    <w:rsid w:val="00654C23"/>
    <w:rsid w:val="006558B4"/>
    <w:rsid w:val="00656D49"/>
    <w:rsid w:val="00661771"/>
    <w:rsid w:val="0066401C"/>
    <w:rsid w:val="00665A6B"/>
    <w:rsid w:val="00684009"/>
    <w:rsid w:val="00684060"/>
    <w:rsid w:val="006847C4"/>
    <w:rsid w:val="00685430"/>
    <w:rsid w:val="006916BB"/>
    <w:rsid w:val="00697A86"/>
    <w:rsid w:val="006A657C"/>
    <w:rsid w:val="006A73A6"/>
    <w:rsid w:val="006B1B6C"/>
    <w:rsid w:val="006B5A21"/>
    <w:rsid w:val="006B610A"/>
    <w:rsid w:val="006C1001"/>
    <w:rsid w:val="006D60E8"/>
    <w:rsid w:val="006D7DC1"/>
    <w:rsid w:val="006E1A24"/>
    <w:rsid w:val="006F73B5"/>
    <w:rsid w:val="006F7E33"/>
    <w:rsid w:val="00715F37"/>
    <w:rsid w:val="00722817"/>
    <w:rsid w:val="00724F2E"/>
    <w:rsid w:val="00725B96"/>
    <w:rsid w:val="00735847"/>
    <w:rsid w:val="00735F8D"/>
    <w:rsid w:val="00736572"/>
    <w:rsid w:val="0073792E"/>
    <w:rsid w:val="0074165F"/>
    <w:rsid w:val="00745684"/>
    <w:rsid w:val="00750375"/>
    <w:rsid w:val="0075152E"/>
    <w:rsid w:val="007614E7"/>
    <w:rsid w:val="00765855"/>
    <w:rsid w:val="00774767"/>
    <w:rsid w:val="00780869"/>
    <w:rsid w:val="0078534A"/>
    <w:rsid w:val="00797ECC"/>
    <w:rsid w:val="007A1A92"/>
    <w:rsid w:val="007A2205"/>
    <w:rsid w:val="007B02D0"/>
    <w:rsid w:val="007B5CF9"/>
    <w:rsid w:val="007B65BF"/>
    <w:rsid w:val="007B6B70"/>
    <w:rsid w:val="007C1BAD"/>
    <w:rsid w:val="007C1EFF"/>
    <w:rsid w:val="007C28A2"/>
    <w:rsid w:val="007C5FB5"/>
    <w:rsid w:val="007D1962"/>
    <w:rsid w:val="007D3135"/>
    <w:rsid w:val="007D5675"/>
    <w:rsid w:val="007D602C"/>
    <w:rsid w:val="007D714F"/>
    <w:rsid w:val="007D744F"/>
    <w:rsid w:val="007E31AD"/>
    <w:rsid w:val="00805CED"/>
    <w:rsid w:val="00807270"/>
    <w:rsid w:val="00812164"/>
    <w:rsid w:val="00815243"/>
    <w:rsid w:val="008164ED"/>
    <w:rsid w:val="00816E7F"/>
    <w:rsid w:val="008171B5"/>
    <w:rsid w:val="00822B99"/>
    <w:rsid w:val="00827662"/>
    <w:rsid w:val="0083598B"/>
    <w:rsid w:val="00836BF5"/>
    <w:rsid w:val="00840D6D"/>
    <w:rsid w:val="0084754C"/>
    <w:rsid w:val="00847F26"/>
    <w:rsid w:val="008526C6"/>
    <w:rsid w:val="008556B1"/>
    <w:rsid w:val="0085705D"/>
    <w:rsid w:val="00860470"/>
    <w:rsid w:val="0086787E"/>
    <w:rsid w:val="008701A1"/>
    <w:rsid w:val="00875977"/>
    <w:rsid w:val="00875DBF"/>
    <w:rsid w:val="0087774E"/>
    <w:rsid w:val="00877997"/>
    <w:rsid w:val="00881FA0"/>
    <w:rsid w:val="00885454"/>
    <w:rsid w:val="00885CEA"/>
    <w:rsid w:val="0089394C"/>
    <w:rsid w:val="008965E8"/>
    <w:rsid w:val="008A635C"/>
    <w:rsid w:val="008A73A2"/>
    <w:rsid w:val="008B20A8"/>
    <w:rsid w:val="008B2CCF"/>
    <w:rsid w:val="008B57D4"/>
    <w:rsid w:val="008B673E"/>
    <w:rsid w:val="008B770D"/>
    <w:rsid w:val="008C436D"/>
    <w:rsid w:val="008C4618"/>
    <w:rsid w:val="008C4651"/>
    <w:rsid w:val="008C6D54"/>
    <w:rsid w:val="008E549C"/>
    <w:rsid w:val="008E7B48"/>
    <w:rsid w:val="008E7F03"/>
    <w:rsid w:val="008F3356"/>
    <w:rsid w:val="008F7A1E"/>
    <w:rsid w:val="00901295"/>
    <w:rsid w:val="00902037"/>
    <w:rsid w:val="0090751A"/>
    <w:rsid w:val="00910CA4"/>
    <w:rsid w:val="009132B0"/>
    <w:rsid w:val="00913426"/>
    <w:rsid w:val="009160EA"/>
    <w:rsid w:val="00921081"/>
    <w:rsid w:val="0092203A"/>
    <w:rsid w:val="009227E6"/>
    <w:rsid w:val="0092714C"/>
    <w:rsid w:val="00927AF6"/>
    <w:rsid w:val="00927E08"/>
    <w:rsid w:val="0093274D"/>
    <w:rsid w:val="0094678C"/>
    <w:rsid w:val="00960F48"/>
    <w:rsid w:val="00961502"/>
    <w:rsid w:val="0097040B"/>
    <w:rsid w:val="00971D02"/>
    <w:rsid w:val="00974A92"/>
    <w:rsid w:val="00976179"/>
    <w:rsid w:val="00976226"/>
    <w:rsid w:val="009763FD"/>
    <w:rsid w:val="00995533"/>
    <w:rsid w:val="00996B87"/>
    <w:rsid w:val="00996D12"/>
    <w:rsid w:val="009A556B"/>
    <w:rsid w:val="009A6496"/>
    <w:rsid w:val="009A6CB5"/>
    <w:rsid w:val="009B4D43"/>
    <w:rsid w:val="009B7EAD"/>
    <w:rsid w:val="009C57A7"/>
    <w:rsid w:val="009C7BF2"/>
    <w:rsid w:val="009D0525"/>
    <w:rsid w:val="009D2C2E"/>
    <w:rsid w:val="009D60F8"/>
    <w:rsid w:val="009F2B5E"/>
    <w:rsid w:val="009F389E"/>
    <w:rsid w:val="00A029B2"/>
    <w:rsid w:val="00A03FA6"/>
    <w:rsid w:val="00A15B78"/>
    <w:rsid w:val="00A2156B"/>
    <w:rsid w:val="00A237A2"/>
    <w:rsid w:val="00A24C86"/>
    <w:rsid w:val="00A40989"/>
    <w:rsid w:val="00A43CFE"/>
    <w:rsid w:val="00A53D5B"/>
    <w:rsid w:val="00A60861"/>
    <w:rsid w:val="00A60E18"/>
    <w:rsid w:val="00A616F3"/>
    <w:rsid w:val="00A67347"/>
    <w:rsid w:val="00A67A7D"/>
    <w:rsid w:val="00A70FE4"/>
    <w:rsid w:val="00A85BB5"/>
    <w:rsid w:val="00A86F64"/>
    <w:rsid w:val="00A87E8A"/>
    <w:rsid w:val="00A941CE"/>
    <w:rsid w:val="00AA1B51"/>
    <w:rsid w:val="00AA43B5"/>
    <w:rsid w:val="00AB292B"/>
    <w:rsid w:val="00AB31C5"/>
    <w:rsid w:val="00AC60C3"/>
    <w:rsid w:val="00AD1680"/>
    <w:rsid w:val="00AD2153"/>
    <w:rsid w:val="00AD4E61"/>
    <w:rsid w:val="00AD4FB1"/>
    <w:rsid w:val="00AD501F"/>
    <w:rsid w:val="00AD6276"/>
    <w:rsid w:val="00AF16A4"/>
    <w:rsid w:val="00AF24AB"/>
    <w:rsid w:val="00AF5CE5"/>
    <w:rsid w:val="00AF7BC7"/>
    <w:rsid w:val="00B14CF6"/>
    <w:rsid w:val="00B17803"/>
    <w:rsid w:val="00B22660"/>
    <w:rsid w:val="00B23A8E"/>
    <w:rsid w:val="00B24C31"/>
    <w:rsid w:val="00B32B4E"/>
    <w:rsid w:val="00B34931"/>
    <w:rsid w:val="00B368C0"/>
    <w:rsid w:val="00B3703B"/>
    <w:rsid w:val="00B376E5"/>
    <w:rsid w:val="00B41B00"/>
    <w:rsid w:val="00B41DCB"/>
    <w:rsid w:val="00B47DE0"/>
    <w:rsid w:val="00B565B2"/>
    <w:rsid w:val="00B64558"/>
    <w:rsid w:val="00B6710F"/>
    <w:rsid w:val="00B722B0"/>
    <w:rsid w:val="00B850AD"/>
    <w:rsid w:val="00B8742D"/>
    <w:rsid w:val="00B90311"/>
    <w:rsid w:val="00B90F4F"/>
    <w:rsid w:val="00B93A59"/>
    <w:rsid w:val="00B94D4F"/>
    <w:rsid w:val="00B96AFD"/>
    <w:rsid w:val="00B9729D"/>
    <w:rsid w:val="00BA0E34"/>
    <w:rsid w:val="00BA5916"/>
    <w:rsid w:val="00BA7DD5"/>
    <w:rsid w:val="00BB3270"/>
    <w:rsid w:val="00BB4CE1"/>
    <w:rsid w:val="00BB705D"/>
    <w:rsid w:val="00BC353F"/>
    <w:rsid w:val="00BC40CA"/>
    <w:rsid w:val="00BC6CFB"/>
    <w:rsid w:val="00BC7932"/>
    <w:rsid w:val="00BD324E"/>
    <w:rsid w:val="00BE3E7B"/>
    <w:rsid w:val="00BE4473"/>
    <w:rsid w:val="00BE4D02"/>
    <w:rsid w:val="00BE5B7C"/>
    <w:rsid w:val="00BF1B6B"/>
    <w:rsid w:val="00BF40E0"/>
    <w:rsid w:val="00BF6EDB"/>
    <w:rsid w:val="00C0190A"/>
    <w:rsid w:val="00C0380A"/>
    <w:rsid w:val="00C03AE7"/>
    <w:rsid w:val="00C03EA6"/>
    <w:rsid w:val="00C0488A"/>
    <w:rsid w:val="00C07446"/>
    <w:rsid w:val="00C12666"/>
    <w:rsid w:val="00C1674E"/>
    <w:rsid w:val="00C20A01"/>
    <w:rsid w:val="00C21810"/>
    <w:rsid w:val="00C2461D"/>
    <w:rsid w:val="00C26F3B"/>
    <w:rsid w:val="00C3005B"/>
    <w:rsid w:val="00C410C3"/>
    <w:rsid w:val="00C44189"/>
    <w:rsid w:val="00C52C68"/>
    <w:rsid w:val="00C6149C"/>
    <w:rsid w:val="00C7329F"/>
    <w:rsid w:val="00C74D35"/>
    <w:rsid w:val="00C76CF2"/>
    <w:rsid w:val="00C93A41"/>
    <w:rsid w:val="00C97B35"/>
    <w:rsid w:val="00CA2423"/>
    <w:rsid w:val="00CB2330"/>
    <w:rsid w:val="00CB3504"/>
    <w:rsid w:val="00CB56CF"/>
    <w:rsid w:val="00CC456D"/>
    <w:rsid w:val="00CC4D2D"/>
    <w:rsid w:val="00CC574F"/>
    <w:rsid w:val="00CE4605"/>
    <w:rsid w:val="00CE72D7"/>
    <w:rsid w:val="00CF2D53"/>
    <w:rsid w:val="00CF37BE"/>
    <w:rsid w:val="00D04089"/>
    <w:rsid w:val="00D06599"/>
    <w:rsid w:val="00D11AD6"/>
    <w:rsid w:val="00D14B3C"/>
    <w:rsid w:val="00D23E23"/>
    <w:rsid w:val="00D27575"/>
    <w:rsid w:val="00D30E74"/>
    <w:rsid w:val="00D3321D"/>
    <w:rsid w:val="00D46FF6"/>
    <w:rsid w:val="00D53F2A"/>
    <w:rsid w:val="00D55969"/>
    <w:rsid w:val="00D60205"/>
    <w:rsid w:val="00D60D79"/>
    <w:rsid w:val="00D613C1"/>
    <w:rsid w:val="00D7387F"/>
    <w:rsid w:val="00D75398"/>
    <w:rsid w:val="00D75B57"/>
    <w:rsid w:val="00D8226E"/>
    <w:rsid w:val="00D825C2"/>
    <w:rsid w:val="00D87157"/>
    <w:rsid w:val="00D87BCA"/>
    <w:rsid w:val="00D91723"/>
    <w:rsid w:val="00D9632A"/>
    <w:rsid w:val="00D969C3"/>
    <w:rsid w:val="00DA1312"/>
    <w:rsid w:val="00DA3A8A"/>
    <w:rsid w:val="00DA4C2E"/>
    <w:rsid w:val="00DA4F11"/>
    <w:rsid w:val="00DA6A77"/>
    <w:rsid w:val="00DA73C0"/>
    <w:rsid w:val="00DB24D0"/>
    <w:rsid w:val="00DC1502"/>
    <w:rsid w:val="00DC56DD"/>
    <w:rsid w:val="00DC6056"/>
    <w:rsid w:val="00DE2DC3"/>
    <w:rsid w:val="00DE7511"/>
    <w:rsid w:val="00DF1B0E"/>
    <w:rsid w:val="00DF3473"/>
    <w:rsid w:val="00DF44F7"/>
    <w:rsid w:val="00E00656"/>
    <w:rsid w:val="00E00697"/>
    <w:rsid w:val="00E04F46"/>
    <w:rsid w:val="00E0731B"/>
    <w:rsid w:val="00E12243"/>
    <w:rsid w:val="00E129D6"/>
    <w:rsid w:val="00E12DFB"/>
    <w:rsid w:val="00E20133"/>
    <w:rsid w:val="00E2263B"/>
    <w:rsid w:val="00E26146"/>
    <w:rsid w:val="00E31734"/>
    <w:rsid w:val="00E33408"/>
    <w:rsid w:val="00E36048"/>
    <w:rsid w:val="00E36A1F"/>
    <w:rsid w:val="00E40113"/>
    <w:rsid w:val="00E4226B"/>
    <w:rsid w:val="00E44339"/>
    <w:rsid w:val="00E4707C"/>
    <w:rsid w:val="00E53167"/>
    <w:rsid w:val="00E549B8"/>
    <w:rsid w:val="00E57239"/>
    <w:rsid w:val="00E63938"/>
    <w:rsid w:val="00E643FD"/>
    <w:rsid w:val="00E666D3"/>
    <w:rsid w:val="00E70CA1"/>
    <w:rsid w:val="00E75F7C"/>
    <w:rsid w:val="00E81847"/>
    <w:rsid w:val="00E82181"/>
    <w:rsid w:val="00E8222E"/>
    <w:rsid w:val="00E9234C"/>
    <w:rsid w:val="00E9611B"/>
    <w:rsid w:val="00EA0773"/>
    <w:rsid w:val="00EA1564"/>
    <w:rsid w:val="00EA2A38"/>
    <w:rsid w:val="00EA414D"/>
    <w:rsid w:val="00EA66BC"/>
    <w:rsid w:val="00EB2ADF"/>
    <w:rsid w:val="00EC2B4A"/>
    <w:rsid w:val="00EC61BF"/>
    <w:rsid w:val="00EC70D6"/>
    <w:rsid w:val="00ED4EBE"/>
    <w:rsid w:val="00EE1128"/>
    <w:rsid w:val="00EE4CB3"/>
    <w:rsid w:val="00EE5D2F"/>
    <w:rsid w:val="00EF060E"/>
    <w:rsid w:val="00EF1C13"/>
    <w:rsid w:val="00EF3F4C"/>
    <w:rsid w:val="00EF5D42"/>
    <w:rsid w:val="00EF753B"/>
    <w:rsid w:val="00F140D5"/>
    <w:rsid w:val="00F17395"/>
    <w:rsid w:val="00F209DF"/>
    <w:rsid w:val="00F20B34"/>
    <w:rsid w:val="00F20C24"/>
    <w:rsid w:val="00F25610"/>
    <w:rsid w:val="00F26231"/>
    <w:rsid w:val="00F32FFC"/>
    <w:rsid w:val="00F35CEC"/>
    <w:rsid w:val="00F424E7"/>
    <w:rsid w:val="00F440BB"/>
    <w:rsid w:val="00F45A52"/>
    <w:rsid w:val="00F47AF0"/>
    <w:rsid w:val="00F52D29"/>
    <w:rsid w:val="00F550F8"/>
    <w:rsid w:val="00F5758B"/>
    <w:rsid w:val="00F700B7"/>
    <w:rsid w:val="00F70C35"/>
    <w:rsid w:val="00F81B16"/>
    <w:rsid w:val="00F91074"/>
    <w:rsid w:val="00F9109E"/>
    <w:rsid w:val="00F96DB7"/>
    <w:rsid w:val="00F971CF"/>
    <w:rsid w:val="00F97439"/>
    <w:rsid w:val="00FA36F9"/>
    <w:rsid w:val="00FA4EA9"/>
    <w:rsid w:val="00FA7049"/>
    <w:rsid w:val="00FB1D26"/>
    <w:rsid w:val="00FC2CD1"/>
    <w:rsid w:val="00FC35E5"/>
    <w:rsid w:val="00FC42A0"/>
    <w:rsid w:val="00FC624A"/>
    <w:rsid w:val="00FC6D2B"/>
    <w:rsid w:val="32206BAD"/>
    <w:rsid w:val="54CD3C84"/>
    <w:rsid w:val="66005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88" w:lineRule="auto"/>
      <w:ind w:firstLine="567"/>
      <w:jc w:val="both"/>
    </w:pPr>
    <w:rPr>
      <w:rFonts w:ascii="Times New Roman" w:hAnsi="Times New Roman" w:eastAsia="Calibri" w:cs="Times New Roman"/>
      <w:color w:val="000000"/>
      <w:sz w:val="26"/>
      <w:szCs w:val="22"/>
      <w:lang w:val="en-US" w:eastAsia="en-US" w:bidi="ar-SA"/>
    </w:rPr>
  </w:style>
  <w:style w:type="paragraph" w:styleId="2">
    <w:name w:val="heading 1"/>
    <w:basedOn w:val="1"/>
    <w:next w:val="1"/>
    <w:link w:val="33"/>
    <w:qFormat/>
    <w:uiPriority w:val="0"/>
    <w:pPr>
      <w:keepNext/>
      <w:keepLines/>
      <w:numPr>
        <w:ilvl w:val="0"/>
        <w:numId w:val="1"/>
      </w:numPr>
      <w:spacing w:before="240"/>
      <w:jc w:val="center"/>
      <w:outlineLvl w:val="0"/>
    </w:pPr>
    <w:rPr>
      <w:rFonts w:eastAsiaTheme="majorEastAsia" w:cstheme="majorBidi"/>
      <w:b/>
      <w:color w:val="auto"/>
      <w:sz w:val="32"/>
      <w:szCs w:val="32"/>
    </w:rPr>
  </w:style>
  <w:style w:type="paragraph" w:styleId="3">
    <w:name w:val="heading 2"/>
    <w:basedOn w:val="1"/>
    <w:next w:val="1"/>
    <w:link w:val="31"/>
    <w:unhideWhenUsed/>
    <w:qFormat/>
    <w:uiPriority w:val="0"/>
    <w:pPr>
      <w:keepNext/>
      <w:keepLines/>
      <w:numPr>
        <w:ilvl w:val="1"/>
        <w:numId w:val="1"/>
      </w:numPr>
      <w:spacing w:after="240"/>
      <w:jc w:val="left"/>
      <w:outlineLvl w:val="1"/>
    </w:pPr>
    <w:rPr>
      <w:rFonts w:eastAsia="Times New Roman"/>
      <w:b/>
      <w:bCs/>
      <w:color w:val="auto"/>
      <w:sz w:val="30"/>
      <w:szCs w:val="26"/>
    </w:rPr>
  </w:style>
  <w:style w:type="paragraph" w:styleId="4">
    <w:name w:val="heading 3"/>
    <w:basedOn w:val="1"/>
    <w:next w:val="1"/>
    <w:link w:val="32"/>
    <w:qFormat/>
    <w:uiPriority w:val="0"/>
    <w:pPr>
      <w:keepNext/>
      <w:numPr>
        <w:ilvl w:val="2"/>
        <w:numId w:val="1"/>
      </w:numPr>
      <w:suppressAutoHyphens/>
      <w:spacing w:before="240" w:after="240" w:line="240" w:lineRule="auto"/>
      <w:jc w:val="left"/>
      <w:outlineLvl w:val="2"/>
    </w:pPr>
    <w:rPr>
      <w:rFonts w:eastAsia="Times New Roman" w:cs="Verdana"/>
      <w:b/>
      <w:szCs w:val="20"/>
      <w:lang w:eastAsia="zh-CN"/>
    </w:rPr>
  </w:style>
  <w:style w:type="paragraph" w:styleId="5">
    <w:name w:val="heading 4"/>
    <w:basedOn w:val="1"/>
    <w:next w:val="1"/>
    <w:link w:val="35"/>
    <w:unhideWhenUsed/>
    <w:qFormat/>
    <w:uiPriority w:val="0"/>
    <w:pPr>
      <w:keepNext/>
      <w:keepLines/>
      <w:spacing w:before="40"/>
      <w:ind w:firstLine="0"/>
      <w:jc w:val="left"/>
      <w:outlineLvl w:val="3"/>
    </w:pPr>
    <w:rPr>
      <w:rFonts w:eastAsiaTheme="majorEastAsia" w:cstheme="majorBidi"/>
      <w:b/>
      <w:i/>
      <w:iCs/>
      <w:color w:val="000000" w:themeColor="text1"/>
      <w14:textFill>
        <w14:solidFill>
          <w14:schemeClr w14:val="tx1"/>
        </w14:solidFill>
      </w14:textFill>
    </w:rPr>
  </w:style>
  <w:style w:type="paragraph" w:styleId="6">
    <w:name w:val="heading 5"/>
    <w:basedOn w:val="2"/>
    <w:next w:val="2"/>
    <w:link w:val="36"/>
    <w:unhideWhenUsed/>
    <w:qFormat/>
    <w:uiPriority w:val="0"/>
    <w:pPr>
      <w:numPr>
        <w:ilvl w:val="4"/>
        <w:numId w:val="2"/>
      </w:numPr>
      <w:spacing w:before="0" w:after="60"/>
      <w:outlineLvl w:val="4"/>
    </w:pPr>
    <w:rPr>
      <w:rFonts w:eastAsia="Times New Roman" w:cs="Times New Roman"/>
      <w:b w:val="0"/>
      <w:iCs/>
      <w:color w:val="000000"/>
      <w:szCs w:val="26"/>
    </w:rPr>
  </w:style>
  <w:style w:type="paragraph" w:styleId="7">
    <w:name w:val="heading 6"/>
    <w:basedOn w:val="1"/>
    <w:next w:val="1"/>
    <w:link w:val="52"/>
    <w:unhideWhenUsed/>
    <w:qFormat/>
    <w:uiPriority w:val="0"/>
    <w:pPr>
      <w:keepNext/>
      <w:keepLines/>
      <w:numPr>
        <w:ilvl w:val="5"/>
        <w:numId w:val="2"/>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53"/>
    <w:unhideWhenUsed/>
    <w:qFormat/>
    <w:uiPriority w:val="0"/>
    <w:pPr>
      <w:keepNext/>
      <w:keepLines/>
      <w:numPr>
        <w:ilvl w:val="6"/>
        <w:numId w:val="2"/>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54"/>
    <w:unhideWhenUsed/>
    <w:qFormat/>
    <w:uiPriority w:val="0"/>
    <w:pPr>
      <w:keepNext/>
      <w:keepLines/>
      <w:numPr>
        <w:ilvl w:val="7"/>
        <w:numId w:val="2"/>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5"/>
    <w:unhideWhenUsed/>
    <w:qFormat/>
    <w:uiPriority w:val="0"/>
    <w:pPr>
      <w:keepNext/>
      <w:keepLines/>
      <w:numPr>
        <w:ilvl w:val="8"/>
        <w:numId w:val="2"/>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3">
    <w:name w:val="Default Paragraph Font"/>
    <w:semiHidden/>
    <w:unhideWhenUsed/>
    <w:uiPriority w:val="1"/>
  </w:style>
  <w:style w:type="table" w:default="1" w:styleId="29">
    <w:name w:val="Normal Table"/>
    <w:semiHidden/>
    <w:unhideWhenUsed/>
    <w:uiPriority w:val="99"/>
    <w:tblPr>
      <w:tblLayout w:type="fixed"/>
      <w:tblCellMar>
        <w:top w:w="0" w:type="dxa"/>
        <w:left w:w="108" w:type="dxa"/>
        <w:bottom w:w="0" w:type="dxa"/>
        <w:right w:w="108" w:type="dxa"/>
      </w:tblCellMar>
    </w:tblPr>
  </w:style>
  <w:style w:type="paragraph" w:styleId="11">
    <w:name w:val="Body Text"/>
    <w:link w:val="37"/>
    <w:uiPriority w:val="1"/>
    <w:pPr>
      <w:widowControl w:val="0"/>
      <w:autoSpaceDE w:val="0"/>
      <w:autoSpaceDN w:val="0"/>
      <w:adjustRightInd w:val="0"/>
      <w:spacing w:before="480" w:after="120" w:line="312" w:lineRule="auto"/>
      <w:jc w:val="center"/>
    </w:pPr>
    <w:rPr>
      <w:rFonts w:ascii="Times New Roman" w:hAnsi="Times New Roman" w:eastAsia="Times New Roman" w:cs="Times New Roman"/>
      <w:b/>
      <w:sz w:val="32"/>
      <w:szCs w:val="24"/>
      <w:lang w:val="en-US" w:eastAsia="en-US" w:bidi="ar-SA"/>
    </w:rPr>
  </w:style>
  <w:style w:type="paragraph" w:styleId="12">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13">
    <w:name w:val="annotation text"/>
    <w:basedOn w:val="1"/>
    <w:semiHidden/>
    <w:unhideWhenUsed/>
    <w:uiPriority w:val="99"/>
    <w:pPr>
      <w:jc w:val="left"/>
    </w:pPr>
  </w:style>
  <w:style w:type="paragraph" w:styleId="14">
    <w:name w:val="footer"/>
    <w:basedOn w:val="1"/>
    <w:link w:val="40"/>
    <w:unhideWhenUsed/>
    <w:uiPriority w:val="99"/>
    <w:pPr>
      <w:tabs>
        <w:tab w:val="center" w:pos="4680"/>
        <w:tab w:val="right" w:pos="9360"/>
      </w:tabs>
    </w:pPr>
  </w:style>
  <w:style w:type="paragraph" w:styleId="15">
    <w:name w:val="header"/>
    <w:basedOn w:val="1"/>
    <w:link w:val="39"/>
    <w:unhideWhenUsed/>
    <w:uiPriority w:val="99"/>
    <w:pPr>
      <w:tabs>
        <w:tab w:val="center" w:pos="4680"/>
        <w:tab w:val="right" w:pos="9360"/>
      </w:tabs>
    </w:pPr>
  </w:style>
  <w:style w:type="paragraph" w:styleId="16">
    <w:name w:val="HTML Preformatted"/>
    <w:basedOn w:val="1"/>
    <w:link w:val="4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eastAsia="Times New Roman" w:cs="Courier New"/>
      <w:color w:val="auto"/>
      <w:sz w:val="20"/>
      <w:szCs w:val="20"/>
    </w:rPr>
  </w:style>
  <w:style w:type="paragraph" w:styleId="17">
    <w:name w:val="Normal (Web)"/>
    <w:basedOn w:val="1"/>
    <w:unhideWhenUsed/>
    <w:uiPriority w:val="0"/>
    <w:pPr>
      <w:spacing w:before="100" w:beforeAutospacing="1" w:after="100" w:afterAutospacing="1" w:line="240" w:lineRule="auto"/>
      <w:ind w:firstLine="0"/>
      <w:jc w:val="left"/>
    </w:pPr>
    <w:rPr>
      <w:rFonts w:eastAsia="Times New Roman"/>
      <w:color w:val="auto"/>
      <w:sz w:val="24"/>
      <w:szCs w:val="24"/>
    </w:rPr>
  </w:style>
  <w:style w:type="paragraph" w:styleId="18">
    <w:name w:val="table of figures"/>
    <w:basedOn w:val="1"/>
    <w:next w:val="1"/>
    <w:unhideWhenUsed/>
    <w:uiPriority w:val="99"/>
  </w:style>
  <w:style w:type="paragraph" w:styleId="19">
    <w:name w:val="Title"/>
    <w:basedOn w:val="1"/>
    <w:next w:val="1"/>
    <w:link w:val="56"/>
    <w:qFormat/>
    <w:uiPriority w:val="10"/>
    <w:pPr>
      <w:spacing w:before="0" w:line="240" w:lineRule="auto"/>
      <w:contextualSpacing/>
    </w:pPr>
    <w:rPr>
      <w:rFonts w:asciiTheme="majorHAnsi" w:hAnsiTheme="majorHAnsi" w:eastAsiaTheme="majorEastAsia" w:cstheme="majorBidi"/>
      <w:color w:val="auto"/>
      <w:spacing w:val="-10"/>
      <w:kern w:val="28"/>
      <w:sz w:val="56"/>
      <w:szCs w:val="56"/>
    </w:rPr>
  </w:style>
  <w:style w:type="paragraph" w:styleId="20">
    <w:name w:val="toc 1"/>
    <w:basedOn w:val="1"/>
    <w:next w:val="1"/>
    <w:unhideWhenUsed/>
    <w:uiPriority w:val="39"/>
    <w:pPr>
      <w:tabs>
        <w:tab w:val="right" w:leader="dot" w:pos="9350"/>
      </w:tabs>
      <w:spacing w:after="100"/>
    </w:pPr>
  </w:style>
  <w:style w:type="paragraph" w:styleId="21">
    <w:name w:val="toc 2"/>
    <w:basedOn w:val="1"/>
    <w:next w:val="1"/>
    <w:unhideWhenUsed/>
    <w:uiPriority w:val="39"/>
    <w:pPr>
      <w:tabs>
        <w:tab w:val="left" w:pos="1320"/>
        <w:tab w:val="right" w:leader="dot" w:pos="9350"/>
      </w:tabs>
      <w:spacing w:after="100"/>
      <w:ind w:left="220"/>
      <w:jc w:val="left"/>
    </w:pPr>
  </w:style>
  <w:style w:type="paragraph" w:styleId="22">
    <w:name w:val="toc 3"/>
    <w:basedOn w:val="1"/>
    <w:next w:val="1"/>
    <w:unhideWhenUsed/>
    <w:uiPriority w:val="39"/>
    <w:pPr>
      <w:tabs>
        <w:tab w:val="left" w:pos="1540"/>
        <w:tab w:val="right" w:leader="dot" w:pos="9350"/>
      </w:tabs>
      <w:spacing w:after="100"/>
      <w:ind w:left="440"/>
      <w:jc w:val="left"/>
    </w:pPr>
  </w:style>
  <w:style w:type="character" w:styleId="24">
    <w:name w:val="FollowedHyperlink"/>
    <w:basedOn w:val="23"/>
    <w:semiHidden/>
    <w:unhideWhenUsed/>
    <w:uiPriority w:val="99"/>
    <w:rPr>
      <w:color w:val="954F72" w:themeColor="followedHyperlink"/>
      <w:u w:val="single"/>
      <w14:textFill>
        <w14:solidFill>
          <w14:schemeClr w14:val="folHlink"/>
        </w14:solidFill>
      </w14:textFill>
    </w:rPr>
  </w:style>
  <w:style w:type="character" w:styleId="25">
    <w:name w:val="HTML Cite"/>
    <w:basedOn w:val="23"/>
    <w:semiHidden/>
    <w:unhideWhenUsed/>
    <w:uiPriority w:val="99"/>
    <w:rPr>
      <w:i/>
      <w:iCs/>
    </w:rPr>
  </w:style>
  <w:style w:type="character" w:styleId="26">
    <w:name w:val="HTML Code"/>
    <w:basedOn w:val="23"/>
    <w:semiHidden/>
    <w:unhideWhenUsed/>
    <w:uiPriority w:val="99"/>
    <w:rPr>
      <w:rFonts w:ascii="Courier New" w:hAnsi="Courier New" w:eastAsia="Times New Roman" w:cs="Courier New"/>
      <w:sz w:val="20"/>
      <w:szCs w:val="20"/>
    </w:rPr>
  </w:style>
  <w:style w:type="character" w:styleId="27">
    <w:name w:val="Hyperlink"/>
    <w:basedOn w:val="23"/>
    <w:unhideWhenUsed/>
    <w:uiPriority w:val="99"/>
    <w:rPr>
      <w:color w:val="0563C1" w:themeColor="hyperlink"/>
      <w:u w:val="single"/>
      <w14:textFill>
        <w14:solidFill>
          <w14:schemeClr w14:val="hlink"/>
        </w14:solidFill>
      </w14:textFill>
    </w:rPr>
  </w:style>
  <w:style w:type="character" w:styleId="28">
    <w:name w:val="Strong"/>
    <w:basedOn w:val="23"/>
    <w:qFormat/>
    <w:uiPriority w:val="22"/>
    <w:rPr>
      <w:b/>
      <w:bCs/>
    </w:rPr>
  </w:style>
  <w:style w:type="table" w:styleId="30">
    <w:name w:val="Table Grid"/>
    <w:basedOn w:val="29"/>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1">
    <w:name w:val="Heading 2 Char"/>
    <w:link w:val="3"/>
    <w:uiPriority w:val="0"/>
    <w:rPr>
      <w:rFonts w:ascii="Times New Roman" w:hAnsi="Times New Roman" w:eastAsia="Times New Roman" w:cs="Times New Roman"/>
      <w:b/>
      <w:bCs/>
      <w:sz w:val="30"/>
      <w:szCs w:val="26"/>
    </w:rPr>
  </w:style>
  <w:style w:type="character" w:customStyle="1" w:styleId="32">
    <w:name w:val="Heading 3 Char"/>
    <w:basedOn w:val="23"/>
    <w:link w:val="4"/>
    <w:uiPriority w:val="0"/>
    <w:rPr>
      <w:rFonts w:ascii="Times New Roman" w:hAnsi="Times New Roman" w:eastAsia="Times New Roman" w:cs="Verdana"/>
      <w:b/>
      <w:color w:val="000000"/>
      <w:sz w:val="26"/>
      <w:szCs w:val="20"/>
      <w:lang w:eastAsia="zh-CN"/>
    </w:rPr>
  </w:style>
  <w:style w:type="character" w:customStyle="1" w:styleId="33">
    <w:name w:val="Heading 1 Char"/>
    <w:basedOn w:val="23"/>
    <w:link w:val="2"/>
    <w:uiPriority w:val="0"/>
    <w:rPr>
      <w:rFonts w:ascii="Times New Roman" w:hAnsi="Times New Roman" w:eastAsiaTheme="majorEastAsia" w:cstheme="majorBidi"/>
      <w:b/>
      <w:sz w:val="32"/>
      <w:szCs w:val="32"/>
    </w:rPr>
  </w:style>
  <w:style w:type="paragraph" w:customStyle="1" w:styleId="34">
    <w:name w:val="TOC Heading"/>
    <w:basedOn w:val="2"/>
    <w:next w:val="1"/>
    <w:unhideWhenUsed/>
    <w:qFormat/>
    <w:uiPriority w:val="39"/>
    <w:pPr>
      <w:outlineLvl w:val="9"/>
    </w:pPr>
  </w:style>
  <w:style w:type="character" w:customStyle="1" w:styleId="35">
    <w:name w:val="Heading 4 Char"/>
    <w:basedOn w:val="23"/>
    <w:link w:val="5"/>
    <w:uiPriority w:val="9"/>
    <w:rPr>
      <w:rFonts w:ascii="Times New Roman" w:hAnsi="Times New Roman" w:eastAsiaTheme="majorEastAsia" w:cstheme="majorBidi"/>
      <w:b/>
      <w:i/>
      <w:iCs/>
      <w:color w:val="000000" w:themeColor="text1"/>
      <w:sz w:val="26"/>
      <w14:textFill>
        <w14:solidFill>
          <w14:schemeClr w14:val="tx1"/>
        </w14:solidFill>
      </w14:textFill>
    </w:rPr>
  </w:style>
  <w:style w:type="character" w:customStyle="1" w:styleId="36">
    <w:name w:val="Heading 5 Char"/>
    <w:basedOn w:val="23"/>
    <w:link w:val="6"/>
    <w:uiPriority w:val="0"/>
    <w:rPr>
      <w:rFonts w:ascii="Times New Roman" w:hAnsi="Times New Roman" w:eastAsia="Times New Roman" w:cs="Times New Roman"/>
      <w:iCs/>
      <w:color w:val="000000"/>
      <w:sz w:val="32"/>
      <w:szCs w:val="26"/>
    </w:rPr>
  </w:style>
  <w:style w:type="character" w:customStyle="1" w:styleId="37">
    <w:name w:val="Body Text Char"/>
    <w:basedOn w:val="23"/>
    <w:link w:val="11"/>
    <w:uiPriority w:val="1"/>
    <w:rPr>
      <w:rFonts w:ascii="Times New Roman" w:hAnsi="Times New Roman" w:eastAsia="Times New Roman" w:cs="Times New Roman"/>
      <w:b/>
      <w:sz w:val="32"/>
      <w:szCs w:val="24"/>
    </w:rPr>
  </w:style>
  <w:style w:type="paragraph" w:customStyle="1" w:styleId="38">
    <w:name w:val="Table Paragraph"/>
    <w:basedOn w:val="2"/>
    <w:uiPriority w:val="1"/>
    <w:pPr>
      <w:widowControl w:val="0"/>
      <w:autoSpaceDE w:val="0"/>
      <w:autoSpaceDN w:val="0"/>
      <w:adjustRightInd w:val="0"/>
      <w:spacing w:before="0" w:line="240" w:lineRule="auto"/>
    </w:pPr>
    <w:rPr>
      <w:rFonts w:eastAsia="Times New Roman" w:cs="Times New Roman"/>
      <w:b w:val="0"/>
      <w:bCs/>
      <w:color w:val="000000"/>
      <w:szCs w:val="24"/>
    </w:rPr>
  </w:style>
  <w:style w:type="character" w:customStyle="1" w:styleId="39">
    <w:name w:val="Header Char"/>
    <w:basedOn w:val="23"/>
    <w:link w:val="15"/>
    <w:uiPriority w:val="99"/>
    <w:rPr>
      <w:rFonts w:ascii="Times New Roman" w:hAnsi="Times New Roman" w:eastAsia="Calibri" w:cs="Times New Roman"/>
      <w:color w:val="000000"/>
      <w:sz w:val="26"/>
    </w:rPr>
  </w:style>
  <w:style w:type="character" w:customStyle="1" w:styleId="40">
    <w:name w:val="Footer Char"/>
    <w:basedOn w:val="23"/>
    <w:link w:val="14"/>
    <w:uiPriority w:val="99"/>
    <w:rPr>
      <w:rFonts w:ascii="Times New Roman" w:hAnsi="Times New Roman" w:eastAsia="Calibri" w:cs="Times New Roman"/>
      <w:color w:val="000000"/>
      <w:sz w:val="26"/>
    </w:rPr>
  </w:style>
  <w:style w:type="paragraph" w:styleId="41">
    <w:name w:val="List Paragraph"/>
    <w:basedOn w:val="1"/>
    <w:link w:val="42"/>
    <w:qFormat/>
    <w:uiPriority w:val="0"/>
    <w:pPr>
      <w:numPr>
        <w:ilvl w:val="0"/>
        <w:numId w:val="3"/>
      </w:numPr>
      <w:spacing w:before="0" w:line="312" w:lineRule="auto"/>
    </w:pPr>
    <w:rPr>
      <w:rFonts w:eastAsia="Times New Roman"/>
      <w:color w:val="auto"/>
      <w:szCs w:val="24"/>
    </w:rPr>
  </w:style>
  <w:style w:type="character" w:customStyle="1" w:styleId="42">
    <w:name w:val="List Paragraph Char"/>
    <w:link w:val="41"/>
    <w:locked/>
    <w:uiPriority w:val="0"/>
    <w:rPr>
      <w:rFonts w:ascii="Times New Roman" w:hAnsi="Times New Roman" w:eastAsia="Times New Roman" w:cs="Times New Roman"/>
      <w:sz w:val="26"/>
      <w:szCs w:val="24"/>
    </w:rPr>
  </w:style>
  <w:style w:type="paragraph" w:styleId="43">
    <w:name w:val="No Spacing"/>
    <w:uiPriority w:val="1"/>
    <w:pPr>
      <w:spacing w:after="0" w:line="240" w:lineRule="auto"/>
      <w:ind w:firstLine="567"/>
      <w:jc w:val="both"/>
    </w:pPr>
    <w:rPr>
      <w:rFonts w:ascii="Times New Roman" w:hAnsi="Times New Roman" w:eastAsia="Calibri" w:cs="Times New Roman"/>
      <w:color w:val="000000"/>
      <w:sz w:val="26"/>
      <w:szCs w:val="22"/>
      <w:lang w:val="en-US" w:eastAsia="en-US" w:bidi="ar-SA"/>
    </w:rPr>
  </w:style>
  <w:style w:type="paragraph" w:customStyle="1" w:styleId="44">
    <w:name w:val="body-text"/>
    <w:basedOn w:val="1"/>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5">
    <w:name w:val="HTML Preformatted Char"/>
    <w:basedOn w:val="23"/>
    <w:link w:val="16"/>
    <w:semiHidden/>
    <w:uiPriority w:val="99"/>
    <w:rPr>
      <w:rFonts w:ascii="Courier New" w:hAnsi="Courier New" w:eastAsia="Times New Roman" w:cs="Courier New"/>
      <w:sz w:val="20"/>
      <w:szCs w:val="20"/>
    </w:rPr>
  </w:style>
  <w:style w:type="character" w:customStyle="1" w:styleId="46">
    <w:name w:val="m_8981520511609611909gmail-il"/>
    <w:basedOn w:val="23"/>
    <w:uiPriority w:val="0"/>
  </w:style>
  <w:style w:type="paragraph" w:customStyle="1" w:styleId="47">
    <w:name w:val="template"/>
    <w:basedOn w:val="1"/>
    <w:uiPriority w:val="0"/>
    <w:pPr>
      <w:spacing w:before="0" w:line="240" w:lineRule="exact"/>
      <w:ind w:firstLine="0"/>
      <w:jc w:val="left"/>
    </w:pPr>
    <w:rPr>
      <w:rFonts w:ascii="Arial" w:hAnsi="Arial" w:eastAsia="Times New Roman"/>
      <w:i/>
      <w:color w:val="auto"/>
      <w:sz w:val="22"/>
      <w:szCs w:val="20"/>
    </w:rPr>
  </w:style>
  <w:style w:type="paragraph" w:customStyle="1" w:styleId="48">
    <w:name w:val="Style Tabletext + Bold Centered"/>
    <w:basedOn w:val="1"/>
    <w:uiPriority w:val="0"/>
    <w:pPr>
      <w:keepLines/>
      <w:suppressAutoHyphens/>
      <w:spacing w:before="60" w:after="120" w:line="240" w:lineRule="exact"/>
      <w:ind w:firstLine="0"/>
      <w:jc w:val="center"/>
    </w:pPr>
    <w:rPr>
      <w:rFonts w:ascii="Arial" w:hAnsi="Arial" w:eastAsia="Times New Roman" w:cs="Arial"/>
      <w:b/>
      <w:bCs/>
      <w:color w:val="auto"/>
      <w:sz w:val="24"/>
      <w:szCs w:val="20"/>
      <w:lang w:eastAsia="zh-CN"/>
    </w:rPr>
  </w:style>
  <w:style w:type="paragraph" w:customStyle="1" w:styleId="49">
    <w:name w:val="Table Header"/>
    <w:basedOn w:val="1"/>
    <w:uiPriority w:val="0"/>
    <w:pPr>
      <w:suppressAutoHyphens/>
      <w:spacing w:after="120" w:line="240" w:lineRule="auto"/>
      <w:ind w:firstLine="0"/>
      <w:jc w:val="left"/>
    </w:pPr>
    <w:rPr>
      <w:rFonts w:ascii="Times" w:hAnsi="Times" w:eastAsia="Times New Roman" w:cs="Arial"/>
      <w:b/>
      <w:bCs/>
      <w:sz w:val="24"/>
      <w:szCs w:val="20"/>
      <w:lang w:eastAsia="zh-CN"/>
    </w:rPr>
  </w:style>
  <w:style w:type="paragraph" w:customStyle="1" w:styleId="50">
    <w:name w:val="InfoBlue"/>
    <w:basedOn w:val="1"/>
    <w:uiPriority w:val="0"/>
    <w:pPr>
      <w:suppressAutoHyphens/>
      <w:spacing w:after="120" w:line="240" w:lineRule="exact"/>
      <w:ind w:firstLine="0"/>
      <w:jc w:val="left"/>
    </w:pPr>
    <w:rPr>
      <w:rFonts w:ascii="Times" w:hAnsi="Times" w:eastAsia="Times New Roman" w:cs="Times"/>
      <w:i/>
      <w:color w:val="0000FF"/>
      <w:sz w:val="24"/>
      <w:szCs w:val="24"/>
      <w:lang w:eastAsia="zh-CN"/>
    </w:rPr>
  </w:style>
  <w:style w:type="character" w:customStyle="1" w:styleId="51">
    <w:name w:val="Unresolved Mention"/>
    <w:basedOn w:val="23"/>
    <w:semiHidden/>
    <w:unhideWhenUsed/>
    <w:uiPriority w:val="99"/>
    <w:rPr>
      <w:color w:val="605E5C"/>
      <w:shd w:val="clear" w:color="auto" w:fill="E1DFDD"/>
    </w:rPr>
  </w:style>
  <w:style w:type="character" w:customStyle="1" w:styleId="52">
    <w:name w:val="Heading 6 Char"/>
    <w:basedOn w:val="23"/>
    <w:link w:val="7"/>
    <w:uiPriority w:val="0"/>
    <w:rPr>
      <w:rFonts w:asciiTheme="majorHAnsi" w:hAnsiTheme="majorHAnsi" w:eastAsiaTheme="majorEastAsia" w:cstheme="majorBidi"/>
      <w:color w:val="1F4E79" w:themeColor="accent1" w:themeShade="80"/>
      <w:sz w:val="26"/>
    </w:rPr>
  </w:style>
  <w:style w:type="character" w:customStyle="1" w:styleId="53">
    <w:name w:val="Heading 7 Char"/>
    <w:basedOn w:val="23"/>
    <w:link w:val="8"/>
    <w:uiPriority w:val="0"/>
    <w:rPr>
      <w:rFonts w:asciiTheme="majorHAnsi" w:hAnsiTheme="majorHAnsi" w:eastAsiaTheme="majorEastAsia" w:cstheme="majorBidi"/>
      <w:i/>
      <w:iCs/>
      <w:color w:val="1F4E79" w:themeColor="accent1" w:themeShade="80"/>
      <w:sz w:val="26"/>
    </w:rPr>
  </w:style>
  <w:style w:type="character" w:customStyle="1" w:styleId="54">
    <w:name w:val="Heading 8 Char"/>
    <w:basedOn w:val="23"/>
    <w:link w:val="9"/>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5">
    <w:name w:val="Heading 9 Char"/>
    <w:basedOn w:val="23"/>
    <w:link w:val="10"/>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6">
    <w:name w:val="Title Char"/>
    <w:basedOn w:val="23"/>
    <w:link w:val="19"/>
    <w:uiPriority w:val="10"/>
    <w:rPr>
      <w:rFonts w:asciiTheme="majorHAnsi" w:hAnsiTheme="majorHAnsi" w:eastAsiaTheme="majorEastAsia" w:cstheme="majorBidi"/>
      <w:spacing w:val="-10"/>
      <w:kern w:val="28"/>
      <w:sz w:val="56"/>
      <w:szCs w:val="56"/>
    </w:rPr>
  </w:style>
  <w:style w:type="character" w:customStyle="1" w:styleId="57">
    <w:name w:val="Subtle Emphasis"/>
    <w:basedOn w:val="23"/>
    <w:qFormat/>
    <w:uiPriority w:val="19"/>
    <w:rPr>
      <w:i/>
      <w:iCs/>
      <w:color w:val="404040" w:themeColor="text1" w:themeTint="BF"/>
      <w14:textFill>
        <w14:solidFill>
          <w14:schemeClr w14:val="tx1">
            <w14:lumMod w14:val="75000"/>
            <w14:lumOff w14:val="25000"/>
          </w14:schemeClr>
        </w14:solidFill>
      </w14:textFill>
    </w:rPr>
  </w:style>
  <w:style w:type="character" w:customStyle="1" w:styleId="58">
    <w:name w:val="Stye - Char"/>
    <w:link w:val="59"/>
    <w:uiPriority w:val="0"/>
    <w:rPr>
      <w:rFonts w:ascii="Times New Roman" w:hAnsi="Times New Roman"/>
      <w:sz w:val="26"/>
      <w:szCs w:val="26"/>
      <w:lang w:eastAsia="zh-CN"/>
    </w:rPr>
  </w:style>
  <w:style w:type="paragraph" w:customStyle="1" w:styleId="59">
    <w:name w:val="Stye -"/>
    <w:basedOn w:val="1"/>
    <w:link w:val="58"/>
    <w:uiPriority w:val="0"/>
    <w:pPr>
      <w:numPr>
        <w:ilvl w:val="0"/>
        <w:numId w:val="3"/>
      </w:numPr>
      <w:suppressAutoHyphens/>
      <w:spacing w:before="60"/>
      <w:ind w:left="0" w:firstLine="851"/>
    </w:pPr>
    <w:rPr>
      <w:rFonts w:eastAsiaTheme="minorHAnsi" w:cstheme="minorBidi"/>
      <w:color w:val="auto"/>
      <w:szCs w:val="26"/>
      <w:lang w:eastAsia="zh-CN"/>
    </w:rPr>
  </w:style>
  <w:style w:type="character" w:customStyle="1" w:styleId="60">
    <w:name w:val="Style not number Char"/>
    <w:link w:val="61"/>
    <w:uiPriority w:val="0"/>
    <w:rPr>
      <w:rFonts w:ascii="Times New Roman" w:hAnsi="Times New Roman" w:eastAsia="Times New Roman"/>
      <w:sz w:val="26"/>
      <w:szCs w:val="26"/>
    </w:rPr>
  </w:style>
  <w:style w:type="paragraph" w:customStyle="1" w:styleId="61">
    <w:name w:val="Style not number"/>
    <w:basedOn w:val="1"/>
    <w:link w:val="60"/>
    <w:uiPriority w:val="0"/>
    <w:pPr>
      <w:spacing w:before="0"/>
      <w:ind w:firstLine="720"/>
      <w:jc w:val="left"/>
    </w:pPr>
    <w:rPr>
      <w:rFonts w:eastAsia="Times New Roman" w:cstheme="minorBidi"/>
      <w:color w:val="auto"/>
      <w:szCs w:val="26"/>
    </w:rPr>
  </w:style>
  <w:style w:type="paragraph" w:customStyle="1" w:styleId="62">
    <w:name w:val="Heading text 2 + Blue"/>
    <w:basedOn w:val="1"/>
    <w:uiPriority w:val="0"/>
    <w:pPr>
      <w:spacing w:before="60" w:after="120" w:line="240" w:lineRule="auto"/>
      <w:ind w:left="720" w:firstLine="0"/>
    </w:pPr>
    <w:rPr>
      <w:rFonts w:ascii="Arial" w:hAnsi="Arial" w:eastAsia="Times New Roman"/>
      <w:color w:val="auto"/>
      <w:sz w:val="22"/>
      <w:lang w:val="en-AU"/>
    </w:rPr>
  </w:style>
  <w:style w:type="paragraph" w:customStyle="1" w:styleId="63">
    <w:name w:val="table2"/>
    <w:basedOn w:val="1"/>
    <w:uiPriority w:val="0"/>
    <w:pPr>
      <w:spacing w:before="60" w:after="60" w:line="240" w:lineRule="auto"/>
      <w:ind w:left="-45" w:firstLine="2"/>
      <w:jc w:val="center"/>
    </w:pPr>
    <w:rPr>
      <w:rFonts w:eastAsia="Times New Roman"/>
      <w:color w:val="auto"/>
      <w:sz w:val="22"/>
      <w:szCs w:val="20"/>
    </w:rPr>
  </w:style>
  <w:style w:type="paragraph" w:customStyle="1" w:styleId="64">
    <w:name w:val="Heading Text 1 + Blue"/>
    <w:basedOn w:val="1"/>
    <w:uiPriority w:val="0"/>
    <w:pPr>
      <w:spacing w:before="0" w:after="120" w:line="240" w:lineRule="auto"/>
      <w:ind w:firstLine="0"/>
      <w:jc w:val="left"/>
    </w:pPr>
    <w:rPr>
      <w:rFonts w:ascii="Arial" w:hAnsi="Arial" w:eastAsia="Times New Roman"/>
      <w:color w:val="0000FF"/>
      <w:sz w:val="22"/>
      <w:szCs w:val="20"/>
    </w:rPr>
  </w:style>
  <w:style w:type="paragraph" w:customStyle="1" w:styleId="65">
    <w:name w:val="Bang"/>
    <w:basedOn w:val="1"/>
    <w:uiPriority w:val="0"/>
    <w:pPr>
      <w:spacing w:before="80" w:after="80" w:line="240" w:lineRule="auto"/>
      <w:ind w:left="43" w:firstLine="0"/>
      <w:jc w:val="center"/>
    </w:pPr>
    <w:rPr>
      <w:rFonts w:ascii="Arial" w:hAnsi="Arial" w:eastAsia="MS Mincho" w:cs="Arial"/>
      <w:snapToGrid w:val="0"/>
      <w:color w:val="auto"/>
      <w:sz w:val="22"/>
    </w:rPr>
  </w:style>
  <w:style w:type="paragraph" w:customStyle="1" w:styleId="66">
    <w:name w:val="Heading Lv1"/>
    <w:basedOn w:val="1"/>
    <w:uiPriority w:val="0"/>
    <w:pPr>
      <w:widowControl w:val="0"/>
      <w:spacing w:before="0" w:line="276" w:lineRule="auto"/>
      <w:ind w:firstLine="0"/>
      <w:jc w:val="center"/>
    </w:pPr>
    <w:rPr>
      <w:rFonts w:eastAsia="MS Mincho"/>
      <w:b/>
      <w:snapToGrid w:val="0"/>
      <w:color w:val="auto"/>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FF70FC-8ADF-4F55-B481-5AC9D0ACE711}">
  <ds:schemaRefs/>
</ds:datastoreItem>
</file>

<file path=docProps/app.xml><?xml version="1.0" encoding="utf-8"?>
<Properties xmlns="http://schemas.openxmlformats.org/officeDocument/2006/extended-properties" xmlns:vt="http://schemas.openxmlformats.org/officeDocument/2006/docPropsVTypes">
  <Template>Normal.dotm</Template>
  <Pages>124</Pages>
  <Words>20917</Words>
  <Characters>119229</Characters>
  <Lines>993</Lines>
  <Paragraphs>279</Paragraphs>
  <TotalTime>87</TotalTime>
  <ScaleCrop>false</ScaleCrop>
  <LinksUpToDate>false</LinksUpToDate>
  <CharactersWithSpaces>139867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2018-12-03T00:24:00Z</dcterms:created>
  <dc:creator>Neyug N Iol</dc:creator>
  <cp:lastModifiedBy>hqngh</cp:lastModifiedBy>
  <dcterms:modified xsi:type="dcterms:W3CDTF">2018-12-03T14:25:10Z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